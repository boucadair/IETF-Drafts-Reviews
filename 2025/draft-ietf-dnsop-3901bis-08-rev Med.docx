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74E2" w14:textId="77777777" w:rsidR="00D95157" w:rsidRPr="00D95157" w:rsidRDefault="00D95157" w:rsidP="00D95157">
      <w:pPr>
        <w:pStyle w:val="Textebrut"/>
        <w:rPr>
          <w:rFonts w:ascii="Courier New" w:hAnsi="Courier New" w:cs="Courier New"/>
        </w:rPr>
      </w:pPr>
    </w:p>
    <w:p w14:paraId="50BBE0BC" w14:textId="77777777" w:rsidR="00D95157" w:rsidRPr="00D95157" w:rsidRDefault="00D95157" w:rsidP="00D95157">
      <w:pPr>
        <w:pStyle w:val="Textebrut"/>
        <w:rPr>
          <w:rFonts w:ascii="Courier New" w:hAnsi="Courier New" w:cs="Courier New"/>
        </w:rPr>
      </w:pPr>
    </w:p>
    <w:p w14:paraId="52A975F2" w14:textId="77777777" w:rsidR="00D95157" w:rsidRPr="00D95157" w:rsidRDefault="00D95157" w:rsidP="00D95157">
      <w:pPr>
        <w:pStyle w:val="Textebrut"/>
        <w:rPr>
          <w:rFonts w:ascii="Courier New" w:hAnsi="Courier New" w:cs="Courier New"/>
        </w:rPr>
      </w:pPr>
    </w:p>
    <w:p w14:paraId="4A1EA319" w14:textId="77777777" w:rsidR="00D95157" w:rsidRPr="00D95157" w:rsidRDefault="00D95157" w:rsidP="00D95157">
      <w:pPr>
        <w:pStyle w:val="Textebrut"/>
        <w:rPr>
          <w:rFonts w:ascii="Courier New" w:hAnsi="Courier New" w:cs="Courier New"/>
        </w:rPr>
      </w:pPr>
    </w:p>
    <w:p w14:paraId="1463DC4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dnsop                                                             Momoka</w:t>
      </w:r>
    </w:p>
    <w:p w14:paraId="5606AD1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Internet-Draft                                              WIDE Project</w:t>
      </w:r>
    </w:p>
    <w:p w14:paraId="592A492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Obsoletes: 3901 (if </w:t>
      </w:r>
      <w:proofErr w:type="gramStart"/>
      <w:r w:rsidRPr="001E05DF">
        <w:rPr>
          <w:rFonts w:ascii="Courier New" w:hAnsi="Courier New" w:cs="Courier New"/>
          <w:lang w:val="en-US"/>
        </w:rPr>
        <w:t xml:space="preserve">approved)   </w:t>
      </w:r>
      <w:proofErr w:type="gramEnd"/>
      <w:r w:rsidRPr="001E05DF">
        <w:rPr>
          <w:rFonts w:ascii="Courier New" w:hAnsi="Courier New" w:cs="Courier New"/>
          <w:lang w:val="en-US"/>
        </w:rPr>
        <w:t xml:space="preserve">                               T. Fiebig</w:t>
      </w:r>
    </w:p>
    <w:p w14:paraId="46445CA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Intended status: Best Current Practice                           MPI-INF</w:t>
      </w:r>
    </w:p>
    <w:p w14:paraId="47A3D24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Expires: 4 June 2026                                     1 December 2025</w:t>
      </w:r>
    </w:p>
    <w:p w14:paraId="72C5E20D" w14:textId="77777777" w:rsidR="00D95157" w:rsidRPr="001E05DF" w:rsidRDefault="00D95157" w:rsidP="00D95157">
      <w:pPr>
        <w:pStyle w:val="Textebrut"/>
        <w:rPr>
          <w:rFonts w:ascii="Courier New" w:hAnsi="Courier New" w:cs="Courier New"/>
          <w:lang w:val="en-US"/>
        </w:rPr>
      </w:pPr>
    </w:p>
    <w:p w14:paraId="2C7DEFC8" w14:textId="77777777" w:rsidR="00D95157" w:rsidRPr="001E05DF" w:rsidRDefault="00D95157" w:rsidP="00D95157">
      <w:pPr>
        <w:pStyle w:val="Textebrut"/>
        <w:rPr>
          <w:rFonts w:ascii="Courier New" w:hAnsi="Courier New" w:cs="Courier New"/>
          <w:lang w:val="en-US"/>
        </w:rPr>
      </w:pPr>
    </w:p>
    <w:p w14:paraId="76648439" w14:textId="77777777" w:rsidR="00D95157" w:rsidRPr="001E05DF" w:rsidRDefault="00D95157" w:rsidP="00D95157">
      <w:pPr>
        <w:pStyle w:val="Textebrut"/>
        <w:rPr>
          <w:rFonts w:ascii="Courier New" w:hAnsi="Courier New" w:cs="Courier New"/>
          <w:lang w:val="en-US"/>
        </w:rPr>
      </w:pPr>
      <w:commentRangeStart w:id="0"/>
      <w:r w:rsidRPr="001E05DF">
        <w:rPr>
          <w:rFonts w:ascii="Courier New" w:hAnsi="Courier New" w:cs="Courier New"/>
          <w:lang w:val="en-US"/>
        </w:rPr>
        <w:t xml:space="preserve">               DNS IPv6 Transport Operational Guidelines</w:t>
      </w:r>
    </w:p>
    <w:p w14:paraId="0931843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draft-ietf-dnsop-3901bis-08</w:t>
      </w:r>
      <w:commentRangeEnd w:id="0"/>
      <w:r w:rsidR="00E3056B">
        <w:rPr>
          <w:rStyle w:val="Marquedecommentaire"/>
          <w:rFonts w:ascii="Aptos" w:hAnsi="Aptos"/>
        </w:rPr>
        <w:commentReference w:id="0"/>
      </w:r>
    </w:p>
    <w:p w14:paraId="4BAA9949" w14:textId="77777777" w:rsidR="00D95157" w:rsidRPr="001E05DF" w:rsidRDefault="00D95157" w:rsidP="00D95157">
      <w:pPr>
        <w:pStyle w:val="Textebrut"/>
        <w:rPr>
          <w:rFonts w:ascii="Courier New" w:hAnsi="Courier New" w:cs="Courier New"/>
          <w:lang w:val="en-US"/>
        </w:rPr>
      </w:pPr>
    </w:p>
    <w:p w14:paraId="6AC754C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Abstract</w:t>
      </w:r>
    </w:p>
    <w:p w14:paraId="7C0CD053" w14:textId="77777777" w:rsidR="00D95157" w:rsidRPr="001E05DF" w:rsidRDefault="00D95157" w:rsidP="00D95157">
      <w:pPr>
        <w:pStyle w:val="Textebrut"/>
        <w:rPr>
          <w:rFonts w:ascii="Courier New" w:hAnsi="Courier New" w:cs="Courier New"/>
          <w:lang w:val="en-US"/>
        </w:rPr>
      </w:pPr>
    </w:p>
    <w:p w14:paraId="12A1059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memo provides guidelines and documents Best Current Practice for</w:t>
      </w:r>
    </w:p>
    <w:p w14:paraId="4660ABC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operating authoritative DNS servers as well as recursive and stub DNS</w:t>
      </w:r>
    </w:p>
    <w:p w14:paraId="05A9D78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resolvers, given that queries and responses are carried in a mixed</w:t>
      </w:r>
    </w:p>
    <w:p w14:paraId="5FBEAD7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environment of IPv4 and IPv6 networks.  This document recommends that</w:t>
      </w:r>
    </w:p>
    <w:p w14:paraId="31116A0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authoritative DNS servers as well as recursive DNS </w:t>
      </w:r>
      <w:proofErr w:type="gramStart"/>
      <w:r w:rsidRPr="001E05DF">
        <w:rPr>
          <w:rFonts w:ascii="Courier New" w:hAnsi="Courier New" w:cs="Courier New"/>
          <w:lang w:val="en-US"/>
        </w:rPr>
        <w:t>resolvers</w:t>
      </w:r>
      <w:proofErr w:type="gramEnd"/>
      <w:r w:rsidRPr="001E05DF">
        <w:rPr>
          <w:rFonts w:ascii="Courier New" w:hAnsi="Courier New" w:cs="Courier New"/>
          <w:lang w:val="en-US"/>
        </w:rPr>
        <w:t xml:space="preserve"> support</w:t>
      </w:r>
    </w:p>
    <w:p w14:paraId="041D401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both IPv4 and IPv6.  It furthermore provides guidance for how</w:t>
      </w:r>
    </w:p>
    <w:p w14:paraId="712FCED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recursive DNS resolvers should select upstream DNS servers, if</w:t>
      </w:r>
    </w:p>
    <w:p w14:paraId="521F52A4" w14:textId="54C936E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ins w:id="1" w:author="BOUCADAIR Mohamed INNOV/NET" w:date="2025-12-04T20:40:00Z">
        <w:r w:rsidR="00AE5E0A">
          <w:rPr>
            <w:rFonts w:ascii="Courier New" w:hAnsi="Courier New" w:cs="Courier New"/>
            <w:lang w:val="en-US"/>
          </w:rPr>
          <w:t xml:space="preserve">both </w:t>
        </w:r>
      </w:ins>
      <w:ins w:id="2" w:author="BOUCADAIR Mohamed INNOV/NET" w:date="2025-12-08T14:22:00Z" w16du:dateUtc="2025-12-08T13:22:00Z">
        <w:r w:rsidR="008F7F20">
          <w:rPr>
            <w:rFonts w:ascii="Courier New" w:hAnsi="Courier New" w:cs="Courier New"/>
            <w:lang w:val="en-US"/>
          </w:rPr>
          <w:t xml:space="preserve">native and </w:t>
        </w:r>
      </w:ins>
      <w:commentRangeStart w:id="3"/>
      <w:ins w:id="4" w:author="BOUCADAIR Mohamed INNOV/NET" w:date="2025-12-08T14:24:00Z">
        <w:r w:rsidR="008F7F20" w:rsidRPr="008F7F20">
          <w:rPr>
            <w:rFonts w:ascii="Courier New" w:hAnsi="Courier New" w:cs="Courier New"/>
            <w:lang w:val="en-US"/>
          </w:rPr>
          <w:t xml:space="preserve">IPv4-embedded </w:t>
        </w:r>
      </w:ins>
      <w:del w:id="5" w:author="BOUCADAIR Mohamed INNOV/NET" w:date="2025-12-08T14:24:00Z" w16du:dateUtc="2025-12-08T13:24:00Z">
        <w:r w:rsidRPr="001E05DF" w:rsidDel="008F7F20">
          <w:rPr>
            <w:rFonts w:ascii="Courier New" w:hAnsi="Courier New" w:cs="Courier New"/>
            <w:lang w:val="en-US"/>
          </w:rPr>
          <w:delText>synthesized</w:delText>
        </w:r>
      </w:del>
      <w:del w:id="6" w:author="BOUCADAIR Mohamed INNOV/NET" w:date="2025-12-08T14:22:00Z" w16du:dateUtc="2025-12-08T13:22:00Z">
        <w:r w:rsidRPr="001E05DF" w:rsidDel="008F7F20">
          <w:rPr>
            <w:rFonts w:ascii="Courier New" w:hAnsi="Courier New" w:cs="Courier New"/>
            <w:lang w:val="en-US"/>
          </w:rPr>
          <w:delText xml:space="preserve"> and non-synthesized</w:delText>
        </w:r>
      </w:del>
      <w:r w:rsidRPr="001E05DF">
        <w:rPr>
          <w:rFonts w:ascii="Courier New" w:hAnsi="Courier New" w:cs="Courier New"/>
          <w:lang w:val="en-US"/>
        </w:rPr>
        <w:t xml:space="preserve"> IPv6 addresses</w:t>
      </w:r>
      <w:commentRangeEnd w:id="3"/>
      <w:r w:rsidR="008F7F20">
        <w:rPr>
          <w:rStyle w:val="Marquedecommentaire"/>
          <w:rFonts w:ascii="Aptos" w:hAnsi="Aptos"/>
        </w:rPr>
        <w:commentReference w:id="3"/>
      </w:r>
      <w:r w:rsidRPr="001E05DF">
        <w:rPr>
          <w:rFonts w:ascii="Courier New" w:hAnsi="Courier New" w:cs="Courier New"/>
          <w:lang w:val="en-US"/>
        </w:rPr>
        <w:t xml:space="preserve"> are available.</w:t>
      </w:r>
    </w:p>
    <w:p w14:paraId="16B24881" w14:textId="77777777" w:rsidR="00D95157" w:rsidRPr="001E05DF" w:rsidRDefault="00D95157" w:rsidP="00D95157">
      <w:pPr>
        <w:pStyle w:val="Textebrut"/>
        <w:rPr>
          <w:rFonts w:ascii="Courier New" w:hAnsi="Courier New" w:cs="Courier New"/>
          <w:lang w:val="en-US"/>
        </w:rPr>
      </w:pPr>
    </w:p>
    <w:p w14:paraId="5094380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document obsoletes RFC 3901.</w:t>
      </w:r>
      <w:del w:id="7" w:author="BOUCADAIR Mohamed INNOV/NET" w:date="2025-12-04T20:39:00Z">
        <w:r w:rsidRPr="001E05DF" w:rsidDel="00AE5E0A">
          <w:rPr>
            <w:rFonts w:ascii="Courier New" w:hAnsi="Courier New" w:cs="Courier New"/>
            <w:lang w:val="en-US"/>
          </w:rPr>
          <w:delText xml:space="preserve"> (if approved)</w:delText>
        </w:r>
      </w:del>
    </w:p>
    <w:p w14:paraId="61375DF4" w14:textId="77777777" w:rsidR="00D95157" w:rsidRPr="001E05DF" w:rsidRDefault="00D95157" w:rsidP="00D95157">
      <w:pPr>
        <w:pStyle w:val="Textebrut"/>
        <w:rPr>
          <w:rFonts w:ascii="Courier New" w:hAnsi="Courier New" w:cs="Courier New"/>
          <w:lang w:val="en-US"/>
        </w:rPr>
      </w:pPr>
    </w:p>
    <w:p w14:paraId="241C56E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Discussion Venues</w:t>
      </w:r>
    </w:p>
    <w:p w14:paraId="6E3F6A2F" w14:textId="77777777" w:rsidR="00D95157" w:rsidRPr="001E05DF" w:rsidRDefault="00D95157" w:rsidP="00D95157">
      <w:pPr>
        <w:pStyle w:val="Textebrut"/>
        <w:rPr>
          <w:rFonts w:ascii="Courier New" w:hAnsi="Courier New" w:cs="Courier New"/>
          <w:lang w:val="en-US"/>
        </w:rPr>
      </w:pPr>
    </w:p>
    <w:p w14:paraId="11D96DB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note is to be removed before publishing as an RFC.</w:t>
      </w:r>
    </w:p>
    <w:p w14:paraId="5D53850F" w14:textId="77777777" w:rsidR="00D95157" w:rsidRPr="001E05DF" w:rsidRDefault="00D95157" w:rsidP="00D95157">
      <w:pPr>
        <w:pStyle w:val="Textebrut"/>
        <w:rPr>
          <w:rFonts w:ascii="Courier New" w:hAnsi="Courier New" w:cs="Courier New"/>
          <w:lang w:val="en-US"/>
        </w:rPr>
      </w:pPr>
    </w:p>
    <w:p w14:paraId="6824806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Source for this draft and an issue tracker can be found at</w:t>
      </w:r>
    </w:p>
    <w:p w14:paraId="5B5E646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https://github.com/ietf-wg-dnsop/draft-ietf-dnsop-3901bis.</w:t>
      </w:r>
    </w:p>
    <w:p w14:paraId="4F3EA8B8" w14:textId="77777777" w:rsidR="00D95157" w:rsidRPr="001E05DF" w:rsidRDefault="00D95157" w:rsidP="00D95157">
      <w:pPr>
        <w:pStyle w:val="Textebrut"/>
        <w:rPr>
          <w:rFonts w:ascii="Courier New" w:hAnsi="Courier New" w:cs="Courier New"/>
          <w:lang w:val="en-US"/>
        </w:rPr>
      </w:pPr>
    </w:p>
    <w:p w14:paraId="31DB8AD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Status of This Memo</w:t>
      </w:r>
    </w:p>
    <w:p w14:paraId="4E6B08F7" w14:textId="77777777" w:rsidR="00D95157" w:rsidRPr="001E05DF" w:rsidRDefault="00D95157" w:rsidP="00D95157">
      <w:pPr>
        <w:pStyle w:val="Textebrut"/>
        <w:rPr>
          <w:rFonts w:ascii="Courier New" w:hAnsi="Courier New" w:cs="Courier New"/>
          <w:lang w:val="en-US"/>
        </w:rPr>
      </w:pPr>
    </w:p>
    <w:p w14:paraId="7B43CCE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Internet-Draft is submitted in full conformance with the</w:t>
      </w:r>
    </w:p>
    <w:p w14:paraId="7318F70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provisions of BCP 78 and BCP 79.</w:t>
      </w:r>
    </w:p>
    <w:p w14:paraId="1FC9FFCB" w14:textId="77777777" w:rsidR="00D95157" w:rsidRPr="001E05DF" w:rsidRDefault="00D95157" w:rsidP="00D95157">
      <w:pPr>
        <w:pStyle w:val="Textebrut"/>
        <w:rPr>
          <w:rFonts w:ascii="Courier New" w:hAnsi="Courier New" w:cs="Courier New"/>
          <w:lang w:val="en-US"/>
        </w:rPr>
      </w:pPr>
    </w:p>
    <w:p w14:paraId="2366DB6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Internet-Drafts are working documents of the Internet Engineering</w:t>
      </w:r>
    </w:p>
    <w:p w14:paraId="3BFBAAE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Task Force (IETF).  Note that other groups may also distribute</w:t>
      </w:r>
    </w:p>
    <w:p w14:paraId="40D91BE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working documents as Internet-Drafts.  The list of current Internet-</w:t>
      </w:r>
    </w:p>
    <w:p w14:paraId="640FD2D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Drafts </w:t>
      </w:r>
      <w:proofErr w:type="gramStart"/>
      <w:r w:rsidRPr="001E05DF">
        <w:rPr>
          <w:rFonts w:ascii="Courier New" w:hAnsi="Courier New" w:cs="Courier New"/>
          <w:lang w:val="en-US"/>
        </w:rPr>
        <w:t>is</w:t>
      </w:r>
      <w:proofErr w:type="gramEnd"/>
      <w:r w:rsidRPr="001E05DF">
        <w:rPr>
          <w:rFonts w:ascii="Courier New" w:hAnsi="Courier New" w:cs="Courier New"/>
          <w:lang w:val="en-US"/>
        </w:rPr>
        <w:t xml:space="preserve"> at https://datatracker.ietf.org/drafts/current/.</w:t>
      </w:r>
    </w:p>
    <w:p w14:paraId="4E187A37" w14:textId="77777777" w:rsidR="00D95157" w:rsidRPr="001E05DF" w:rsidRDefault="00D95157" w:rsidP="00D95157">
      <w:pPr>
        <w:pStyle w:val="Textebrut"/>
        <w:rPr>
          <w:rFonts w:ascii="Courier New" w:hAnsi="Courier New" w:cs="Courier New"/>
          <w:lang w:val="en-US"/>
        </w:rPr>
      </w:pPr>
    </w:p>
    <w:p w14:paraId="1C15705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Internet-Drafts are draft documents valid for a maximum of six months</w:t>
      </w:r>
    </w:p>
    <w:p w14:paraId="7D8383B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and may be updated, replaced, or obsoleted by other documents at any</w:t>
      </w:r>
    </w:p>
    <w:p w14:paraId="3960A93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time.  It is inappropriate to use Internet-Drafts as reference</w:t>
      </w:r>
    </w:p>
    <w:p w14:paraId="4C499E5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material or to cite them other than as "work in progress."</w:t>
      </w:r>
    </w:p>
    <w:p w14:paraId="3F4C623F" w14:textId="77777777" w:rsidR="00D95157" w:rsidRPr="001E05DF" w:rsidRDefault="00D95157" w:rsidP="00D95157">
      <w:pPr>
        <w:pStyle w:val="Textebrut"/>
        <w:rPr>
          <w:rFonts w:ascii="Courier New" w:hAnsi="Courier New" w:cs="Courier New"/>
          <w:lang w:val="en-US"/>
        </w:rPr>
      </w:pPr>
    </w:p>
    <w:p w14:paraId="7061E14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Internet-Draft will expire on 4 June 2026.</w:t>
      </w:r>
    </w:p>
    <w:p w14:paraId="760C4B30" w14:textId="77777777" w:rsidR="00D95157" w:rsidRPr="001E05DF" w:rsidRDefault="00D95157" w:rsidP="00D95157">
      <w:pPr>
        <w:pStyle w:val="Textebrut"/>
        <w:rPr>
          <w:rFonts w:ascii="Courier New" w:hAnsi="Courier New" w:cs="Courier New"/>
          <w:lang w:val="en-US"/>
        </w:rPr>
      </w:pPr>
    </w:p>
    <w:p w14:paraId="50AD6DF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Copyright Notice</w:t>
      </w:r>
    </w:p>
    <w:p w14:paraId="285F99FB" w14:textId="77777777" w:rsidR="00D95157" w:rsidRPr="001E05DF" w:rsidRDefault="00D95157" w:rsidP="00D95157">
      <w:pPr>
        <w:pStyle w:val="Textebrut"/>
        <w:rPr>
          <w:rFonts w:ascii="Courier New" w:hAnsi="Courier New" w:cs="Courier New"/>
          <w:lang w:val="en-US"/>
        </w:rPr>
      </w:pPr>
    </w:p>
    <w:p w14:paraId="76A30D7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Copyright (c) 2025 IETF Trust and the persons identified as the</w:t>
      </w:r>
    </w:p>
    <w:p w14:paraId="6847B16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document authors.  All rights reserved.</w:t>
      </w:r>
    </w:p>
    <w:p w14:paraId="216D4796" w14:textId="77777777" w:rsidR="00D95157" w:rsidRPr="001E05DF" w:rsidRDefault="00D95157" w:rsidP="00D95157">
      <w:pPr>
        <w:pStyle w:val="Textebrut"/>
        <w:rPr>
          <w:rFonts w:ascii="Courier New" w:hAnsi="Courier New" w:cs="Courier New"/>
          <w:lang w:val="en-US"/>
        </w:rPr>
      </w:pPr>
    </w:p>
    <w:p w14:paraId="785FFB7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document is subject to BCP 78 and the IETF Trust's Legal</w:t>
      </w:r>
    </w:p>
    <w:p w14:paraId="153DEF8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Provisions Relating to IETF Documents (https://trustee.ietf.org/</w:t>
      </w:r>
    </w:p>
    <w:p w14:paraId="0419C61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license-info) in effect on the date of publication of this document.</w:t>
      </w:r>
    </w:p>
    <w:p w14:paraId="6BD00F0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Please review these documents carefully, as they describe your rights</w:t>
      </w:r>
    </w:p>
    <w:p w14:paraId="27DC863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and restrictions with respect to this document.  Code Components</w:t>
      </w:r>
    </w:p>
    <w:p w14:paraId="521682C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extracted from this document must include Revised BSD License text as</w:t>
      </w:r>
    </w:p>
    <w:p w14:paraId="44A454C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described in Section 4.e of the Trust Legal Provisions and are</w:t>
      </w:r>
    </w:p>
    <w:p w14:paraId="6F56190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provided without warranty as described in the Revised BSD License.</w:t>
      </w:r>
    </w:p>
    <w:p w14:paraId="550A4814" w14:textId="77777777" w:rsidR="00D95157" w:rsidRPr="001E05DF" w:rsidRDefault="00D95157" w:rsidP="00D95157">
      <w:pPr>
        <w:pStyle w:val="Textebrut"/>
        <w:rPr>
          <w:rFonts w:ascii="Courier New" w:hAnsi="Courier New" w:cs="Courier New"/>
          <w:lang w:val="en-US"/>
        </w:rPr>
      </w:pPr>
    </w:p>
    <w:p w14:paraId="067C05E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Table of Contents</w:t>
      </w:r>
    </w:p>
    <w:p w14:paraId="5EFB3234" w14:textId="77777777" w:rsidR="00D95157" w:rsidRPr="001E05DF" w:rsidRDefault="00D95157" w:rsidP="00D95157">
      <w:pPr>
        <w:pStyle w:val="Textebrut"/>
        <w:rPr>
          <w:rFonts w:ascii="Courier New" w:hAnsi="Courier New" w:cs="Courier New"/>
          <w:lang w:val="en-US"/>
        </w:rPr>
      </w:pPr>
    </w:p>
    <w:p w14:paraId="65C1D31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1.  </w:t>
      </w:r>
      <w:proofErr w:type="gramStart"/>
      <w:r w:rsidRPr="001E05DF">
        <w:rPr>
          <w:rFonts w:ascii="Courier New" w:hAnsi="Courier New" w:cs="Courier New"/>
          <w:lang w:val="en-US"/>
        </w:rPr>
        <w:t>Introduction  . . .</w:t>
      </w:r>
      <w:proofErr w:type="gramEnd"/>
      <w:r w:rsidRPr="001E05DF">
        <w:rPr>
          <w:rFonts w:ascii="Courier New" w:hAnsi="Courier New" w:cs="Courier New"/>
          <w:lang w:val="en-US"/>
        </w:rPr>
        <w:t xml:space="preserve"> . . . . . . . . . . . . . . . . . . . . .   2</w:t>
      </w:r>
    </w:p>
    <w:p w14:paraId="57CB661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1.1.  Requirements Language . . . . . . . . . . . . . . . . . .   3</w:t>
      </w:r>
    </w:p>
    <w:p w14:paraId="3118EA5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2.  Terminology . . . . . . . . . . . . . . . . . . . . . </w:t>
      </w:r>
      <w:proofErr w:type="gramStart"/>
      <w:r w:rsidRPr="001E05DF">
        <w:rPr>
          <w:rFonts w:ascii="Courier New" w:hAnsi="Courier New" w:cs="Courier New"/>
          <w:lang w:val="en-US"/>
        </w:rPr>
        <w:t>. . . .</w:t>
      </w:r>
      <w:proofErr w:type="gramEnd"/>
      <w:r w:rsidRPr="001E05DF">
        <w:rPr>
          <w:rFonts w:ascii="Courier New" w:hAnsi="Courier New" w:cs="Courier New"/>
          <w:lang w:val="en-US"/>
        </w:rPr>
        <w:t xml:space="preserve">   3</w:t>
      </w:r>
    </w:p>
    <w:p w14:paraId="23E3890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3.  Name Space </w:t>
      </w:r>
      <w:proofErr w:type="gramStart"/>
      <w:r w:rsidRPr="001E05DF">
        <w:rPr>
          <w:rFonts w:ascii="Courier New" w:hAnsi="Courier New" w:cs="Courier New"/>
          <w:lang w:val="en-US"/>
        </w:rPr>
        <w:t>Fragmentation  . . .</w:t>
      </w:r>
      <w:proofErr w:type="gramEnd"/>
      <w:r w:rsidRPr="001E05DF">
        <w:rPr>
          <w:rFonts w:ascii="Courier New" w:hAnsi="Courier New" w:cs="Courier New"/>
          <w:lang w:val="en-US"/>
        </w:rPr>
        <w:t xml:space="preserve"> . . . . . . . . . . . . . . .   4</w:t>
      </w:r>
    </w:p>
    <w:p w14:paraId="6B0C1DC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3.1.  Misconfigurations Causing IP Version Related Name Space</w:t>
      </w:r>
    </w:p>
    <w:p w14:paraId="4ADED4B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 . . . . . . . . . . . . . . . . . . </w:t>
      </w:r>
      <w:proofErr w:type="gramStart"/>
      <w:r w:rsidRPr="001E05DF">
        <w:rPr>
          <w:rFonts w:ascii="Courier New" w:hAnsi="Courier New" w:cs="Courier New"/>
          <w:lang w:val="en-US"/>
        </w:rPr>
        <w:t>. . . .</w:t>
      </w:r>
      <w:proofErr w:type="gramEnd"/>
      <w:r w:rsidRPr="001E05DF">
        <w:rPr>
          <w:rFonts w:ascii="Courier New" w:hAnsi="Courier New" w:cs="Courier New"/>
          <w:lang w:val="en-US"/>
        </w:rPr>
        <w:t xml:space="preserve">   4</w:t>
      </w:r>
    </w:p>
    <w:p w14:paraId="6192B17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3.2.  Network Conditions Causing IP Version Related Name Space</w:t>
      </w:r>
    </w:p>
    <w:p w14:paraId="53AF054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 . . . . . . . . . . . . . . . . . . </w:t>
      </w:r>
      <w:proofErr w:type="gramStart"/>
      <w:r w:rsidRPr="001E05DF">
        <w:rPr>
          <w:rFonts w:ascii="Courier New" w:hAnsi="Courier New" w:cs="Courier New"/>
          <w:lang w:val="en-US"/>
        </w:rPr>
        <w:t>. . . .</w:t>
      </w:r>
      <w:proofErr w:type="gramEnd"/>
      <w:r w:rsidRPr="001E05DF">
        <w:rPr>
          <w:rFonts w:ascii="Courier New" w:hAnsi="Courier New" w:cs="Courier New"/>
          <w:lang w:val="en-US"/>
        </w:rPr>
        <w:t xml:space="preserve">   6</w:t>
      </w:r>
    </w:p>
    <w:p w14:paraId="7C6AA04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3.3.  Reasons for Intentional IP Version Related Name Space</w:t>
      </w:r>
    </w:p>
    <w:p w14:paraId="2194A18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 . . . . . . . . . . . . . . . . . . </w:t>
      </w:r>
      <w:proofErr w:type="gramStart"/>
      <w:r w:rsidRPr="001E05DF">
        <w:rPr>
          <w:rFonts w:ascii="Courier New" w:hAnsi="Courier New" w:cs="Courier New"/>
          <w:lang w:val="en-US"/>
        </w:rPr>
        <w:t>. . . .</w:t>
      </w:r>
      <w:proofErr w:type="gramEnd"/>
      <w:r w:rsidRPr="001E05DF">
        <w:rPr>
          <w:rFonts w:ascii="Courier New" w:hAnsi="Courier New" w:cs="Courier New"/>
          <w:lang w:val="en-US"/>
        </w:rPr>
        <w:t xml:space="preserve">   8</w:t>
      </w:r>
    </w:p>
    <w:p w14:paraId="5E06C0E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4.  Policy Based Avoidance of Name Space </w:t>
      </w:r>
      <w:proofErr w:type="gramStart"/>
      <w:r w:rsidRPr="001E05DF">
        <w:rPr>
          <w:rFonts w:ascii="Courier New" w:hAnsi="Courier New" w:cs="Courier New"/>
          <w:lang w:val="en-US"/>
        </w:rPr>
        <w:t>Fragmentation  . . .</w:t>
      </w:r>
      <w:proofErr w:type="gramEnd"/>
      <w:r w:rsidRPr="001E05DF">
        <w:rPr>
          <w:rFonts w:ascii="Courier New" w:hAnsi="Courier New" w:cs="Courier New"/>
          <w:lang w:val="en-US"/>
        </w:rPr>
        <w:t xml:space="preserve"> . .   8</w:t>
      </w:r>
    </w:p>
    <w:p w14:paraId="4422D1C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4.1.  Guidelines for Authoritative DNS Server </w:t>
      </w:r>
      <w:proofErr w:type="gramStart"/>
      <w:r w:rsidRPr="001E05DF">
        <w:rPr>
          <w:rFonts w:ascii="Courier New" w:hAnsi="Courier New" w:cs="Courier New"/>
          <w:lang w:val="en-US"/>
        </w:rPr>
        <w:t>Configuration .</w:t>
      </w:r>
      <w:proofErr w:type="gramEnd"/>
      <w:r w:rsidRPr="001E05DF">
        <w:rPr>
          <w:rFonts w:ascii="Courier New" w:hAnsi="Courier New" w:cs="Courier New"/>
          <w:lang w:val="en-US"/>
        </w:rPr>
        <w:t xml:space="preserve"> .   9</w:t>
      </w:r>
    </w:p>
    <w:p w14:paraId="06D6AF2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4.2.  Guidelines for Recursive DNS </w:t>
      </w:r>
      <w:proofErr w:type="gramStart"/>
      <w:r w:rsidRPr="001E05DF">
        <w:rPr>
          <w:rFonts w:ascii="Courier New" w:hAnsi="Courier New" w:cs="Courier New"/>
          <w:lang w:val="en-US"/>
        </w:rPr>
        <w:t>Resolvers  . . .</w:t>
      </w:r>
      <w:proofErr w:type="gramEnd"/>
      <w:r w:rsidRPr="001E05DF">
        <w:rPr>
          <w:rFonts w:ascii="Courier New" w:hAnsi="Courier New" w:cs="Courier New"/>
          <w:lang w:val="en-US"/>
        </w:rPr>
        <w:t xml:space="preserve"> . . . . . .  10</w:t>
      </w:r>
    </w:p>
    <w:p w14:paraId="750A990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4.3.  Guidelines for DNS Stub Resolvers . . . . . . . . . . . .  10</w:t>
      </w:r>
    </w:p>
    <w:p w14:paraId="329C7E6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5.  Security Considerations . . . . . . . . . . . . . . . </w:t>
      </w:r>
      <w:proofErr w:type="gramStart"/>
      <w:r w:rsidRPr="001E05DF">
        <w:rPr>
          <w:rFonts w:ascii="Courier New" w:hAnsi="Courier New" w:cs="Courier New"/>
          <w:lang w:val="en-US"/>
        </w:rPr>
        <w:t>. . . .</w:t>
      </w:r>
      <w:proofErr w:type="gramEnd"/>
      <w:r w:rsidRPr="001E05DF">
        <w:rPr>
          <w:rFonts w:ascii="Courier New" w:hAnsi="Courier New" w:cs="Courier New"/>
          <w:lang w:val="en-US"/>
        </w:rPr>
        <w:t xml:space="preserve">  11</w:t>
      </w:r>
    </w:p>
    <w:p w14:paraId="38AAE4F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6.  IANA Considerations . . . . . . . . . . . . . . . . . . . . .  11</w:t>
      </w:r>
    </w:p>
    <w:p w14:paraId="0F1E37D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Acknowledgments . . . . . . . . . . . . . . . . . . . . . </w:t>
      </w:r>
      <w:proofErr w:type="gramStart"/>
      <w:r w:rsidRPr="001E05DF">
        <w:rPr>
          <w:rFonts w:ascii="Courier New" w:hAnsi="Courier New" w:cs="Courier New"/>
          <w:lang w:val="en-US"/>
        </w:rPr>
        <w:t>. . . .</w:t>
      </w:r>
      <w:proofErr w:type="gramEnd"/>
      <w:r w:rsidRPr="001E05DF">
        <w:rPr>
          <w:rFonts w:ascii="Courier New" w:hAnsi="Courier New" w:cs="Courier New"/>
          <w:lang w:val="en-US"/>
        </w:rPr>
        <w:t xml:space="preserve">  11</w:t>
      </w:r>
    </w:p>
    <w:p w14:paraId="154FF1D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gramStart"/>
      <w:r w:rsidRPr="001E05DF">
        <w:rPr>
          <w:rFonts w:ascii="Courier New" w:hAnsi="Courier New" w:cs="Courier New"/>
          <w:lang w:val="en-US"/>
        </w:rPr>
        <w:t>References  . . .</w:t>
      </w:r>
      <w:proofErr w:type="gramEnd"/>
      <w:r w:rsidRPr="001E05DF">
        <w:rPr>
          <w:rFonts w:ascii="Courier New" w:hAnsi="Courier New" w:cs="Courier New"/>
          <w:lang w:val="en-US"/>
        </w:rPr>
        <w:t xml:space="preserve"> . . . . . . . . . . . . . . . . . . . . . . . .  11</w:t>
      </w:r>
    </w:p>
    <w:p w14:paraId="36FE9A2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Normative </w:t>
      </w:r>
      <w:proofErr w:type="gramStart"/>
      <w:r w:rsidRPr="001E05DF">
        <w:rPr>
          <w:rFonts w:ascii="Courier New" w:hAnsi="Courier New" w:cs="Courier New"/>
          <w:lang w:val="en-US"/>
        </w:rPr>
        <w:t>References  . . .</w:t>
      </w:r>
      <w:proofErr w:type="gramEnd"/>
      <w:r w:rsidRPr="001E05DF">
        <w:rPr>
          <w:rFonts w:ascii="Courier New" w:hAnsi="Courier New" w:cs="Courier New"/>
          <w:lang w:val="en-US"/>
        </w:rPr>
        <w:t xml:space="preserve"> . . . . . . . . . . . . . . . . . .  11</w:t>
      </w:r>
    </w:p>
    <w:p w14:paraId="606DA9F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Informative </w:t>
      </w:r>
      <w:proofErr w:type="gramStart"/>
      <w:r w:rsidRPr="001E05DF">
        <w:rPr>
          <w:rFonts w:ascii="Courier New" w:hAnsi="Courier New" w:cs="Courier New"/>
          <w:lang w:val="en-US"/>
        </w:rPr>
        <w:t>References  . . .</w:t>
      </w:r>
      <w:proofErr w:type="gramEnd"/>
      <w:r w:rsidRPr="001E05DF">
        <w:rPr>
          <w:rFonts w:ascii="Courier New" w:hAnsi="Courier New" w:cs="Courier New"/>
          <w:lang w:val="en-US"/>
        </w:rPr>
        <w:t xml:space="preserve"> . . . . . . . . . . . . . . . . .  14</w:t>
      </w:r>
    </w:p>
    <w:p w14:paraId="6A1DEE4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Authors' </w:t>
      </w:r>
      <w:proofErr w:type="gramStart"/>
      <w:r w:rsidRPr="001E05DF">
        <w:rPr>
          <w:rFonts w:ascii="Courier New" w:hAnsi="Courier New" w:cs="Courier New"/>
          <w:lang w:val="en-US"/>
        </w:rPr>
        <w:t>Addresses  . . .</w:t>
      </w:r>
      <w:proofErr w:type="gramEnd"/>
      <w:r w:rsidRPr="001E05DF">
        <w:rPr>
          <w:rFonts w:ascii="Courier New" w:hAnsi="Courier New" w:cs="Courier New"/>
          <w:lang w:val="en-US"/>
        </w:rPr>
        <w:t xml:space="preserve"> . . . . . . . . . . . . . . . . . . . .  15</w:t>
      </w:r>
    </w:p>
    <w:p w14:paraId="194ADE35" w14:textId="77777777" w:rsidR="00D95157" w:rsidRPr="001E05DF" w:rsidRDefault="00D95157" w:rsidP="00D95157">
      <w:pPr>
        <w:pStyle w:val="Textebrut"/>
        <w:rPr>
          <w:rFonts w:ascii="Courier New" w:hAnsi="Courier New" w:cs="Courier New"/>
          <w:lang w:val="en-US"/>
        </w:rPr>
      </w:pPr>
    </w:p>
    <w:p w14:paraId="683B448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1.  Introduction</w:t>
      </w:r>
    </w:p>
    <w:p w14:paraId="44C02457" w14:textId="77777777" w:rsidR="00D95157" w:rsidRPr="001E05DF" w:rsidRDefault="00D95157" w:rsidP="00D95157">
      <w:pPr>
        <w:pStyle w:val="Textebrut"/>
        <w:rPr>
          <w:rFonts w:ascii="Courier New" w:hAnsi="Courier New" w:cs="Courier New"/>
          <w:lang w:val="en-US"/>
        </w:rPr>
      </w:pPr>
    </w:p>
    <w:p w14:paraId="1A3EF3C7" w14:textId="1F57CC60"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Despite IPv6 being first discussed </w:t>
      </w:r>
      <w:del w:id="8" w:author="BOUCADAIR Mohamed INNOV/NET" w:date="2025-12-08T14:28:00Z" w16du:dateUtc="2025-12-08T13:28:00Z">
        <w:r w:rsidRPr="001E05DF" w:rsidDel="008F7F20">
          <w:rPr>
            <w:rFonts w:ascii="Courier New" w:hAnsi="Courier New" w:cs="Courier New"/>
            <w:lang w:val="en-US"/>
          </w:rPr>
          <w:delText xml:space="preserve">in </w:delText>
        </w:r>
      </w:del>
      <w:ins w:id="9" w:author="BOUCADAIR Mohamed INNOV/NET" w:date="2025-12-08T14:28:00Z" w16du:dateUtc="2025-12-08T13:28:00Z">
        <w:r w:rsidR="008F7F20">
          <w:rPr>
            <w:rFonts w:ascii="Courier New" w:hAnsi="Courier New" w:cs="Courier New"/>
            <w:lang w:val="en-US"/>
          </w:rPr>
          <w:t>since</w:t>
        </w:r>
        <w:r w:rsidR="008F7F20" w:rsidRPr="001E05DF">
          <w:rPr>
            <w:rFonts w:ascii="Courier New" w:hAnsi="Courier New" w:cs="Courier New"/>
            <w:lang w:val="en-US"/>
          </w:rPr>
          <w:t xml:space="preserve"> </w:t>
        </w:r>
      </w:ins>
      <w:r w:rsidRPr="001E05DF">
        <w:rPr>
          <w:rFonts w:ascii="Courier New" w:hAnsi="Courier New" w:cs="Courier New"/>
          <w:lang w:val="en-US"/>
        </w:rPr>
        <w:t>the mid-1990s [RFC2460],</w:t>
      </w:r>
    </w:p>
    <w:p w14:paraId="7C1AC86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consistent deployment throughout the whole Internet has not yet been</w:t>
      </w:r>
    </w:p>
    <w:p w14:paraId="2A87BAB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accomplished [RFC9386].  Hence, </w:t>
      </w:r>
      <w:commentRangeStart w:id="10"/>
      <w:del w:id="11" w:author="BOUCADAIR Mohamed INNOV/NET" w:date="2025-12-04T20:41:00Z">
        <w:r w:rsidRPr="001E05DF" w:rsidDel="00AE5E0A">
          <w:rPr>
            <w:rFonts w:ascii="Courier New" w:hAnsi="Courier New" w:cs="Courier New"/>
            <w:lang w:val="en-US"/>
          </w:rPr>
          <w:delText>today</w:delText>
        </w:r>
      </w:del>
      <w:commentRangeEnd w:id="10"/>
      <w:r w:rsidR="00630132">
        <w:rPr>
          <w:rStyle w:val="Marquedecommentaire"/>
          <w:rFonts w:ascii="Aptos" w:hAnsi="Aptos"/>
        </w:rPr>
        <w:commentReference w:id="10"/>
      </w:r>
      <w:del w:id="12" w:author="BOUCADAIR Mohamed INNOV/NET" w:date="2025-12-04T20:41:00Z">
        <w:r w:rsidRPr="001E05DF" w:rsidDel="00AE5E0A">
          <w:rPr>
            <w:rFonts w:ascii="Courier New" w:hAnsi="Courier New" w:cs="Courier New"/>
            <w:lang w:val="en-US"/>
          </w:rPr>
          <w:delText xml:space="preserve">, </w:delText>
        </w:r>
      </w:del>
      <w:r w:rsidRPr="001E05DF">
        <w:rPr>
          <w:rFonts w:ascii="Courier New" w:hAnsi="Courier New" w:cs="Courier New"/>
          <w:lang w:val="en-US"/>
        </w:rPr>
        <w:t xml:space="preserve">the Internet </w:t>
      </w:r>
      <w:ins w:id="13" w:author="BOUCADAIR Mohamed INNOV/NET" w:date="2025-12-04T20:41:00Z">
        <w:r w:rsidR="00AE5E0A">
          <w:rPr>
            <w:rFonts w:ascii="Courier New" w:hAnsi="Courier New" w:cs="Courier New"/>
            <w:lang w:val="en-US"/>
          </w:rPr>
          <w:t>stil</w:t>
        </w:r>
      </w:ins>
      <w:ins w:id="14" w:author="BOUCADAIR Mohamed INNOV/NET" w:date="2025-12-04T20:42:00Z">
        <w:r w:rsidR="00AE5E0A">
          <w:rPr>
            <w:rFonts w:ascii="Courier New" w:hAnsi="Courier New" w:cs="Courier New"/>
            <w:lang w:val="en-US"/>
          </w:rPr>
          <w:t xml:space="preserve">l </w:t>
        </w:r>
      </w:ins>
      <w:r w:rsidRPr="001E05DF">
        <w:rPr>
          <w:rFonts w:ascii="Courier New" w:hAnsi="Courier New" w:cs="Courier New"/>
          <w:lang w:val="en-US"/>
        </w:rPr>
        <w:t>consists of</w:t>
      </w:r>
    </w:p>
    <w:p w14:paraId="3413C6E4" w14:textId="23D9A314"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IPv4-only, dual-stack (networks supporting both IP </w:t>
      </w:r>
      <w:commentRangeStart w:id="15"/>
      <w:r w:rsidRPr="001E05DF">
        <w:rPr>
          <w:rFonts w:ascii="Courier New" w:hAnsi="Courier New" w:cs="Courier New"/>
          <w:lang w:val="en-US"/>
        </w:rPr>
        <w:t>versions</w:t>
      </w:r>
      <w:commentRangeEnd w:id="15"/>
      <w:r w:rsidR="00630132">
        <w:rPr>
          <w:rStyle w:val="Marquedecommentaire"/>
          <w:rFonts w:ascii="Aptos" w:hAnsi="Aptos"/>
        </w:rPr>
        <w:commentReference w:id="15"/>
      </w:r>
      <w:r w:rsidRPr="001E05DF">
        <w:rPr>
          <w:rFonts w:ascii="Courier New" w:hAnsi="Courier New" w:cs="Courier New"/>
          <w:lang w:val="en-US"/>
        </w:rPr>
        <w:t>), and</w:t>
      </w:r>
    </w:p>
    <w:p w14:paraId="75C1F7A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IPv6-only networks.</w:t>
      </w:r>
    </w:p>
    <w:p w14:paraId="2D47F321" w14:textId="77777777" w:rsidR="00D95157" w:rsidRPr="001E05DF" w:rsidRDefault="00D95157" w:rsidP="00D95157">
      <w:pPr>
        <w:pStyle w:val="Textebrut"/>
        <w:rPr>
          <w:rFonts w:ascii="Courier New" w:hAnsi="Courier New" w:cs="Courier New"/>
          <w:lang w:val="en-US"/>
        </w:rPr>
      </w:pPr>
    </w:p>
    <w:p w14:paraId="3C470AE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creates a complex landscape </w:t>
      </w:r>
      <w:proofErr w:type="gramStart"/>
      <w:r w:rsidRPr="001E05DF">
        <w:rPr>
          <w:rFonts w:ascii="Courier New" w:hAnsi="Courier New" w:cs="Courier New"/>
          <w:lang w:val="en-US"/>
        </w:rPr>
        <w:t>where</w:t>
      </w:r>
      <w:proofErr w:type="gramEnd"/>
      <w:r w:rsidRPr="001E05DF">
        <w:rPr>
          <w:rFonts w:ascii="Courier New" w:hAnsi="Courier New" w:cs="Courier New"/>
          <w:lang w:val="en-US"/>
        </w:rPr>
        <w:t xml:space="preserve"> authoritative </w:t>
      </w:r>
      <w:r w:rsidRPr="008F7F20">
        <w:rPr>
          <w:rFonts w:ascii="Courier New" w:hAnsi="Courier New" w:cs="Courier New"/>
          <w:lang w:val="en-US"/>
        </w:rPr>
        <w:t>DNS servers</w:t>
      </w:r>
    </w:p>
    <w:p w14:paraId="0C796E6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might be accessible only via specific network protocols</w:t>
      </w:r>
    </w:p>
    <w:p w14:paraId="298D00E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[V6DNSRDY-23].  At the same time, </w:t>
      </w:r>
      <w:r w:rsidRPr="008F7F20">
        <w:rPr>
          <w:rFonts w:ascii="Courier New" w:hAnsi="Courier New" w:cs="Courier New"/>
          <w:lang w:val="en-US"/>
        </w:rPr>
        <w:t>DNS resolvers</w:t>
      </w:r>
      <w:r w:rsidRPr="001E05DF">
        <w:rPr>
          <w:rFonts w:ascii="Courier New" w:hAnsi="Courier New" w:cs="Courier New"/>
          <w:lang w:val="en-US"/>
        </w:rPr>
        <w:t xml:space="preserve"> may only be able to</w:t>
      </w:r>
    </w:p>
    <w:p w14:paraId="2169044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access the Internet via either IPv4 or IPv6</w:t>
      </w:r>
      <w:ins w:id="16" w:author="BOUCADAIR Mohamed INNOV/NET" w:date="2025-12-04T20:43:00Z">
        <w:r w:rsidR="00AE5E0A">
          <w:rPr>
            <w:rFonts w:ascii="Courier New" w:hAnsi="Courier New" w:cs="Courier New"/>
            <w:lang w:val="en-US"/>
          </w:rPr>
          <w:t xml:space="preserve"> connectivity</w:t>
        </w:r>
      </w:ins>
      <w:r w:rsidRPr="001E05DF">
        <w:rPr>
          <w:rFonts w:ascii="Courier New" w:hAnsi="Courier New" w:cs="Courier New"/>
          <w:lang w:val="en-US"/>
        </w:rPr>
        <w:t>.  This poses a challenge</w:t>
      </w:r>
    </w:p>
    <w:p w14:paraId="54D4CCA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for such resolvers because they may receive queries for names that</w:t>
      </w:r>
    </w:p>
    <w:p w14:paraId="02BC5F3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have authoritative DNS servers which do not support the same IP</w:t>
      </w:r>
    </w:p>
    <w:p w14:paraId="0F9C8E94" w14:textId="587168B3"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version as the resolver.</w:t>
      </w:r>
    </w:p>
    <w:p w14:paraId="04168AF4" w14:textId="77777777" w:rsidR="00D95157" w:rsidRPr="001E05DF" w:rsidRDefault="00D95157" w:rsidP="00D95157">
      <w:pPr>
        <w:pStyle w:val="Textebrut"/>
        <w:rPr>
          <w:rFonts w:ascii="Courier New" w:hAnsi="Courier New" w:cs="Courier New"/>
          <w:lang w:val="en-US"/>
        </w:rPr>
      </w:pPr>
    </w:p>
    <w:p w14:paraId="6FDD6C2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[RFC3901] was initially written at a time when IPv6 deployment was</w:t>
      </w:r>
    </w:p>
    <w:p w14:paraId="1C8C341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not widespread, focusing primarily on maintaining name space</w:t>
      </w:r>
    </w:p>
    <w:p w14:paraId="49B761A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continuity within the IPv4 landscape.  Two decades later, IPv6 is not</w:t>
      </w:r>
    </w:p>
    <w:p w14:paraId="1B29EA7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only widely deployed but also becoming the de facto standard </w:t>
      </w:r>
      <w:commentRangeStart w:id="17"/>
      <w:r w:rsidRPr="001E05DF">
        <w:rPr>
          <w:rFonts w:ascii="Courier New" w:hAnsi="Courier New" w:cs="Courier New"/>
          <w:lang w:val="en-US"/>
        </w:rPr>
        <w:t>in many</w:t>
      </w:r>
    </w:p>
    <w:p w14:paraId="32154DF8" w14:textId="79B01870"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areas</w:t>
      </w:r>
      <w:ins w:id="18" w:author="BOUCADAIR Mohamed INNOV/NET" w:date="2025-12-08T14:30:00Z" w16du:dateUtc="2025-12-08T13:30:00Z">
        <w:r w:rsidR="00630132">
          <w:rPr>
            <w:rFonts w:ascii="Courier New" w:hAnsi="Courier New" w:cs="Courier New"/>
            <w:lang w:val="en-US"/>
          </w:rPr>
          <w:t xml:space="preserve"> (mobile networks, data centers</w:t>
        </w:r>
      </w:ins>
      <w:ins w:id="19" w:author="BOUCADAIR Mohamed INNOV/NET" w:date="2025-12-08T14:31:00Z" w16du:dateUtc="2025-12-08T13:31:00Z">
        <w:r w:rsidR="00630132">
          <w:rPr>
            <w:rFonts w:ascii="Courier New" w:hAnsi="Courier New" w:cs="Courier New"/>
            <w:lang w:val="en-US"/>
          </w:rPr>
          <w:t>, etc.)</w:t>
        </w:r>
      </w:ins>
      <w:r w:rsidRPr="001E05DF">
        <w:rPr>
          <w:rFonts w:ascii="Courier New" w:hAnsi="Courier New" w:cs="Courier New"/>
          <w:lang w:val="en-US"/>
        </w:rPr>
        <w:t xml:space="preserve">.  </w:t>
      </w:r>
      <w:commentRangeEnd w:id="17"/>
      <w:r w:rsidR="00630132">
        <w:rPr>
          <w:rStyle w:val="Marquedecommentaire"/>
          <w:rFonts w:ascii="Aptos" w:hAnsi="Aptos"/>
        </w:rPr>
        <w:commentReference w:id="17"/>
      </w:r>
      <w:r w:rsidRPr="001E05DF">
        <w:rPr>
          <w:rFonts w:ascii="Courier New" w:hAnsi="Courier New" w:cs="Courier New"/>
          <w:lang w:val="en-US"/>
        </w:rPr>
        <w:t xml:space="preserve">This document </w:t>
      </w:r>
      <w:commentRangeStart w:id="20"/>
      <w:del w:id="21" w:author="BOUCADAIR Mohamed INNOV/NET" w:date="2025-12-08T14:31:00Z" w16du:dateUtc="2025-12-08T13:31:00Z">
        <w:r w:rsidRPr="001E05DF" w:rsidDel="00630132">
          <w:rPr>
            <w:rFonts w:ascii="Courier New" w:hAnsi="Courier New" w:cs="Courier New"/>
            <w:lang w:val="en-US"/>
          </w:rPr>
          <w:delText>seeks to</w:delText>
        </w:r>
      </w:del>
      <w:commentRangeEnd w:id="20"/>
      <w:r w:rsidR="00630132">
        <w:rPr>
          <w:rStyle w:val="Marquedecommentaire"/>
          <w:rFonts w:ascii="Aptos" w:hAnsi="Aptos"/>
        </w:rPr>
        <w:commentReference w:id="20"/>
      </w:r>
      <w:del w:id="22" w:author="BOUCADAIR Mohamed INNOV/NET" w:date="2025-12-08T14:31:00Z" w16du:dateUtc="2025-12-08T13:31:00Z">
        <w:r w:rsidRPr="001E05DF" w:rsidDel="00630132">
          <w:rPr>
            <w:rFonts w:ascii="Courier New" w:hAnsi="Courier New" w:cs="Courier New"/>
            <w:lang w:val="en-US"/>
          </w:rPr>
          <w:delText xml:space="preserve"> </w:delText>
        </w:r>
      </w:del>
      <w:r w:rsidRPr="001E05DF">
        <w:rPr>
          <w:rFonts w:ascii="Courier New" w:hAnsi="Courier New" w:cs="Courier New"/>
          <w:lang w:val="en-US"/>
        </w:rPr>
        <w:t>expand</w:t>
      </w:r>
      <w:ins w:id="23" w:author="BOUCADAIR Mohamed INNOV/NET" w:date="2025-12-08T14:31:00Z" w16du:dateUtc="2025-12-08T13:31:00Z">
        <w:r w:rsidR="00630132">
          <w:rPr>
            <w:rFonts w:ascii="Courier New" w:hAnsi="Courier New" w:cs="Courier New"/>
            <w:lang w:val="en-US"/>
          </w:rPr>
          <w:t>s</w:t>
        </w:r>
      </w:ins>
      <w:r w:rsidRPr="001E05DF">
        <w:rPr>
          <w:rFonts w:ascii="Courier New" w:hAnsi="Courier New" w:cs="Courier New"/>
          <w:lang w:val="en-US"/>
        </w:rPr>
        <w:t xml:space="preserve"> the scope of </w:t>
      </w:r>
      <w:commentRangeStart w:id="24"/>
      <w:ins w:id="25" w:author="BOUCADAIR Mohamed INNOV/NET" w:date="2025-12-04T20:44:00Z">
        <w:r w:rsidR="00AE5E0A">
          <w:rPr>
            <w:rFonts w:ascii="Courier New" w:hAnsi="Courier New" w:cs="Courier New"/>
            <w:lang w:val="en-US"/>
          </w:rPr>
          <w:t>[</w:t>
        </w:r>
      </w:ins>
      <w:r w:rsidRPr="001E05DF">
        <w:rPr>
          <w:rFonts w:ascii="Courier New" w:hAnsi="Courier New" w:cs="Courier New"/>
          <w:lang w:val="en-US"/>
        </w:rPr>
        <w:t>RFC3901</w:t>
      </w:r>
      <w:ins w:id="26" w:author="BOUCADAIR Mohamed INNOV/NET" w:date="2025-12-04T20:44:00Z">
        <w:r w:rsidR="00AE5E0A">
          <w:rPr>
            <w:rFonts w:ascii="Courier New" w:hAnsi="Courier New" w:cs="Courier New"/>
            <w:lang w:val="en-US"/>
          </w:rPr>
          <w:t>]</w:t>
        </w:r>
      </w:ins>
      <w:r w:rsidRPr="001E05DF">
        <w:rPr>
          <w:rFonts w:ascii="Courier New" w:hAnsi="Courier New" w:cs="Courier New"/>
          <w:lang w:val="en-US"/>
        </w:rPr>
        <w:t xml:space="preserve"> </w:t>
      </w:r>
      <w:commentRangeEnd w:id="24"/>
      <w:r w:rsidR="00630132">
        <w:rPr>
          <w:rStyle w:val="Marquedecommentaire"/>
          <w:rFonts w:ascii="Aptos" w:hAnsi="Aptos"/>
        </w:rPr>
        <w:commentReference w:id="24"/>
      </w:r>
      <w:r w:rsidRPr="001E05DF">
        <w:rPr>
          <w:rFonts w:ascii="Courier New" w:hAnsi="Courier New" w:cs="Courier New"/>
          <w:lang w:val="en-US"/>
        </w:rPr>
        <w:t>by</w:t>
      </w:r>
    </w:p>
    <w:p w14:paraId="765D026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recommending IPv6 connectivity for authoritative DNS servers, as well</w:t>
      </w:r>
    </w:p>
    <w:p w14:paraId="6932050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as recursive and stub DNS resolvers.</w:t>
      </w:r>
    </w:p>
    <w:p w14:paraId="3EF8C99F" w14:textId="77777777" w:rsidR="00D95157" w:rsidRPr="001E05DF" w:rsidRDefault="00D95157" w:rsidP="00D95157">
      <w:pPr>
        <w:pStyle w:val="Textebrut"/>
        <w:rPr>
          <w:rFonts w:ascii="Courier New" w:hAnsi="Courier New" w:cs="Courier New"/>
          <w:lang w:val="en-US"/>
        </w:rPr>
      </w:pPr>
    </w:p>
    <w:p w14:paraId="695BA2F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This document provides</w:t>
      </w:r>
      <w:del w:id="27" w:author="BOUCADAIR Mohamed INNOV/NET" w:date="2025-12-04T20:45:00Z">
        <w:r w:rsidRPr="001E05DF" w:rsidDel="00AE5E0A">
          <w:rPr>
            <w:rFonts w:ascii="Courier New" w:hAnsi="Courier New" w:cs="Courier New"/>
            <w:lang w:val="en-US"/>
          </w:rPr>
          <w:delText xml:space="preserve"> </w:delText>
        </w:r>
        <w:commentRangeStart w:id="28"/>
        <w:r w:rsidRPr="001E05DF" w:rsidDel="00AE5E0A">
          <w:rPr>
            <w:rFonts w:ascii="Courier New" w:hAnsi="Courier New" w:cs="Courier New"/>
            <w:lang w:val="en-US"/>
          </w:rPr>
          <w:delText>guidance on</w:delText>
        </w:r>
      </w:del>
      <w:commentRangeEnd w:id="28"/>
      <w:r w:rsidR="00630132">
        <w:rPr>
          <w:rStyle w:val="Marquedecommentaire"/>
          <w:rFonts w:ascii="Aptos" w:hAnsi="Aptos"/>
        </w:rPr>
        <w:commentReference w:id="28"/>
      </w:r>
      <w:r w:rsidRPr="001E05DF">
        <w:rPr>
          <w:rFonts w:ascii="Courier New" w:hAnsi="Courier New" w:cs="Courier New"/>
          <w:lang w:val="en-US"/>
        </w:rPr>
        <w:t>:</w:t>
      </w:r>
    </w:p>
    <w:p w14:paraId="7B86CAA5" w14:textId="77777777" w:rsidR="00D95157" w:rsidRPr="001E05DF" w:rsidRDefault="00D95157" w:rsidP="00D95157">
      <w:pPr>
        <w:pStyle w:val="Textebrut"/>
        <w:rPr>
          <w:rFonts w:ascii="Courier New" w:hAnsi="Courier New" w:cs="Courier New"/>
          <w:lang w:val="en-US"/>
        </w:rPr>
      </w:pPr>
    </w:p>
    <w:p w14:paraId="7D1906A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w:t>
      </w:r>
      <w:ins w:id="29" w:author="BOUCADAIR Mohamed INNOV/NET" w:date="2025-12-04T20:45:00Z">
        <w:r w:rsidR="00AE5E0A">
          <w:rPr>
            <w:rFonts w:ascii="Courier New" w:hAnsi="Courier New" w:cs="Courier New"/>
            <w:lang w:val="en-US"/>
          </w:rPr>
          <w:t>G</w:t>
        </w:r>
        <w:r w:rsidR="00AE5E0A" w:rsidRPr="001E05DF">
          <w:rPr>
            <w:rFonts w:ascii="Courier New" w:hAnsi="Courier New" w:cs="Courier New"/>
            <w:lang w:val="en-US"/>
          </w:rPr>
          <w:t xml:space="preserve">uidance on </w:t>
        </w:r>
      </w:ins>
      <w:r w:rsidRPr="001E05DF">
        <w:rPr>
          <w:rFonts w:ascii="Courier New" w:hAnsi="Courier New" w:cs="Courier New"/>
          <w:lang w:val="en-US"/>
        </w:rPr>
        <w:t>IP version related name space fragmentation and best</w:t>
      </w:r>
      <w:del w:id="30" w:author="BOUCADAIR Mohamed INNOV/NET" w:date="2025-12-04T20:45:00Z">
        <w:r w:rsidRPr="001E05DF" w:rsidDel="00AE5E0A">
          <w:rPr>
            <w:rFonts w:ascii="Courier New" w:hAnsi="Courier New" w:cs="Courier New"/>
            <w:lang w:val="en-US"/>
          </w:rPr>
          <w:delText>-</w:delText>
        </w:r>
      </w:del>
      <w:ins w:id="31" w:author="BOUCADAIR Mohamed INNOV/NET" w:date="2025-12-04T20:45:00Z">
        <w:r w:rsidR="00AE5E0A">
          <w:rPr>
            <w:rFonts w:ascii="Courier New" w:hAnsi="Courier New" w:cs="Courier New"/>
            <w:lang w:val="en-US"/>
          </w:rPr>
          <w:t xml:space="preserve"> </w:t>
        </w:r>
      </w:ins>
      <w:r w:rsidRPr="001E05DF">
        <w:rPr>
          <w:rFonts w:ascii="Courier New" w:hAnsi="Courier New" w:cs="Courier New"/>
          <w:lang w:val="en-US"/>
        </w:rPr>
        <w:t>practices for</w:t>
      </w:r>
    </w:p>
    <w:p w14:paraId="44208E3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avoiding it.</w:t>
      </w:r>
    </w:p>
    <w:p w14:paraId="2FFD4061" w14:textId="77777777" w:rsidR="00D95157" w:rsidRPr="001E05DF" w:rsidRDefault="00D95157" w:rsidP="00D95157">
      <w:pPr>
        <w:pStyle w:val="Textebrut"/>
        <w:rPr>
          <w:rFonts w:ascii="Courier New" w:hAnsi="Courier New" w:cs="Courier New"/>
          <w:lang w:val="en-US"/>
        </w:rPr>
      </w:pPr>
    </w:p>
    <w:p w14:paraId="219BA60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Guidelines for configuring authoritative DNS servers for zones.</w:t>
      </w:r>
    </w:p>
    <w:p w14:paraId="6B3C22E4" w14:textId="77777777" w:rsidR="00D95157" w:rsidRPr="001E05DF" w:rsidRDefault="00D95157" w:rsidP="00D95157">
      <w:pPr>
        <w:pStyle w:val="Textebrut"/>
        <w:rPr>
          <w:rFonts w:ascii="Courier New" w:hAnsi="Courier New" w:cs="Courier New"/>
          <w:lang w:val="en-US"/>
        </w:rPr>
      </w:pPr>
    </w:p>
    <w:p w14:paraId="7D137D4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Guidelines for operating recursive DNS resolvers.</w:t>
      </w:r>
    </w:p>
    <w:p w14:paraId="6FBB42E5" w14:textId="77777777" w:rsidR="00D95157" w:rsidRPr="001E05DF" w:rsidRDefault="00D95157" w:rsidP="00D95157">
      <w:pPr>
        <w:pStyle w:val="Textebrut"/>
        <w:rPr>
          <w:rFonts w:ascii="Courier New" w:hAnsi="Courier New" w:cs="Courier New"/>
          <w:lang w:val="en-US"/>
        </w:rPr>
      </w:pPr>
    </w:p>
    <w:p w14:paraId="7E024D7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Guidelines for stub DNS resolvers.</w:t>
      </w:r>
    </w:p>
    <w:p w14:paraId="3963AFD1" w14:textId="77777777" w:rsidR="00D95157" w:rsidRPr="001E05DF" w:rsidRDefault="00D95157" w:rsidP="00D95157">
      <w:pPr>
        <w:pStyle w:val="Textebrut"/>
        <w:rPr>
          <w:rFonts w:ascii="Courier New" w:hAnsi="Courier New" w:cs="Courier New"/>
          <w:lang w:val="en-US"/>
        </w:rPr>
      </w:pPr>
    </w:p>
    <w:p w14:paraId="405CC50F" w14:textId="2772D20A"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While </w:t>
      </w:r>
      <w:commentRangeStart w:id="32"/>
      <w:del w:id="33" w:author="BOUCADAIR Mohamed INNOV/NET" w:date="2025-12-08T14:36:00Z" w16du:dateUtc="2025-12-08T13:36:00Z">
        <w:r w:rsidRPr="001E05DF" w:rsidDel="00630132">
          <w:rPr>
            <w:rFonts w:ascii="Courier New" w:hAnsi="Courier New" w:cs="Courier New"/>
            <w:lang w:val="en-US"/>
          </w:rPr>
          <w:delText>transitional technologies and dual-stack</w:delText>
        </w:r>
      </w:del>
      <w:ins w:id="34" w:author="BOUCADAIR Mohamed INNOV/NET" w:date="2025-12-08T14:36:00Z" w16du:dateUtc="2025-12-08T13:36:00Z">
        <w:r w:rsidR="00630132">
          <w:rPr>
            <w:rFonts w:ascii="Courier New" w:hAnsi="Courier New" w:cs="Courier New"/>
            <w:lang w:val="en-US"/>
          </w:rPr>
          <w:t>transition and co-existence</w:t>
        </w:r>
      </w:ins>
      <w:r w:rsidRPr="001E05DF">
        <w:rPr>
          <w:rFonts w:ascii="Courier New" w:hAnsi="Courier New" w:cs="Courier New"/>
          <w:lang w:val="en-US"/>
        </w:rPr>
        <w:t xml:space="preserve"> </w:t>
      </w:r>
      <w:commentRangeEnd w:id="32"/>
      <w:r w:rsidR="00630132">
        <w:rPr>
          <w:rStyle w:val="Marquedecommentaire"/>
          <w:rFonts w:ascii="Aptos" w:hAnsi="Aptos"/>
        </w:rPr>
        <w:commentReference w:id="32"/>
      </w:r>
      <w:r w:rsidRPr="001E05DF">
        <w:rPr>
          <w:rFonts w:ascii="Courier New" w:hAnsi="Courier New" w:cs="Courier New"/>
          <w:lang w:val="en-US"/>
        </w:rPr>
        <w:t>setups may mitigate</w:t>
      </w:r>
    </w:p>
    <w:p w14:paraId="4200AC0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some of the </w:t>
      </w:r>
      <w:ins w:id="35" w:author="BOUCADAIR Mohamed INNOV/NET" w:date="2025-12-04T20:46:00Z">
        <w:r w:rsidR="00AE5E0A" w:rsidRPr="001E05DF">
          <w:rPr>
            <w:rFonts w:ascii="Courier New" w:hAnsi="Courier New" w:cs="Courier New"/>
            <w:lang w:val="en-US"/>
          </w:rPr>
          <w:t xml:space="preserve">DNS resolution </w:t>
        </w:r>
      </w:ins>
      <w:r w:rsidRPr="001E05DF">
        <w:rPr>
          <w:rFonts w:ascii="Courier New" w:hAnsi="Courier New" w:cs="Courier New"/>
          <w:lang w:val="en-US"/>
        </w:rPr>
        <w:t xml:space="preserve">issues </w:t>
      </w:r>
      <w:del w:id="36" w:author="BOUCADAIR Mohamed INNOV/NET" w:date="2025-12-04T20:46:00Z">
        <w:r w:rsidRPr="001E05DF" w:rsidDel="00AE5E0A">
          <w:rPr>
            <w:rFonts w:ascii="Courier New" w:hAnsi="Courier New" w:cs="Courier New"/>
            <w:lang w:val="en-US"/>
          </w:rPr>
          <w:delText xml:space="preserve">of DNS resolution </w:delText>
        </w:r>
      </w:del>
      <w:r w:rsidRPr="001E05DF">
        <w:rPr>
          <w:rFonts w:ascii="Courier New" w:hAnsi="Courier New" w:cs="Courier New"/>
          <w:lang w:val="en-US"/>
        </w:rPr>
        <w:t>in a mixed protocol-version</w:t>
      </w:r>
    </w:p>
    <w:p w14:paraId="2ED3C79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Internet, making DNS data accessible over both IPv4 and IPv6 is the</w:t>
      </w:r>
    </w:p>
    <w:p w14:paraId="0D9C667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most robust and flexible approach.  This approach allows resolvers to</w:t>
      </w:r>
    </w:p>
    <w:p w14:paraId="441393B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del w:id="37" w:author="BOUCADAIR Mohamed INNOV/NET" w:date="2025-12-04T20:46:00Z">
        <w:r w:rsidRPr="001E05DF" w:rsidDel="00AE5E0A">
          <w:rPr>
            <w:rFonts w:ascii="Courier New" w:hAnsi="Courier New" w:cs="Courier New"/>
            <w:lang w:val="en-US"/>
          </w:rPr>
          <w:delText xml:space="preserve">reach </w:delText>
        </w:r>
      </w:del>
      <w:ins w:id="38" w:author="BOUCADAIR Mohamed INNOV/NET" w:date="2025-12-04T20:46:00Z">
        <w:r w:rsidR="00AE5E0A">
          <w:rPr>
            <w:rFonts w:ascii="Courier New" w:hAnsi="Courier New" w:cs="Courier New"/>
            <w:lang w:val="en-US"/>
          </w:rPr>
          <w:t>retrieve</w:t>
        </w:r>
        <w:r w:rsidR="00AE5E0A" w:rsidRPr="001E05DF">
          <w:rPr>
            <w:rFonts w:ascii="Courier New" w:hAnsi="Courier New" w:cs="Courier New"/>
            <w:lang w:val="en-US"/>
          </w:rPr>
          <w:t xml:space="preserve"> </w:t>
        </w:r>
      </w:ins>
      <w:r w:rsidRPr="001E05DF">
        <w:rPr>
          <w:rFonts w:ascii="Courier New" w:hAnsi="Courier New" w:cs="Courier New"/>
          <w:lang w:val="en-US"/>
        </w:rPr>
        <w:t>the information they need without requiring intermediary</w:t>
      </w:r>
    </w:p>
    <w:p w14:paraId="3E167499" w14:textId="1210573C"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translation</w:t>
      </w:r>
      <w:ins w:id="39" w:author="BOUCADAIR Mohamed INNOV/NET" w:date="2025-12-08T14:39:00Z" w16du:dateUtc="2025-12-08T13:39:00Z">
        <w:r w:rsidR="00630132">
          <w:rPr>
            <w:rFonts w:ascii="Courier New" w:hAnsi="Courier New" w:cs="Courier New"/>
            <w:lang w:val="en-US"/>
          </w:rPr>
          <w:t xml:space="preserve"> or</w:t>
        </w:r>
      </w:ins>
      <w:ins w:id="40" w:author="BOUCADAIR Mohamed INNOV/NET" w:date="2025-12-08T14:38:00Z" w16du:dateUtc="2025-12-08T13:38:00Z">
        <w:r w:rsidR="00630132">
          <w:rPr>
            <w:rFonts w:ascii="Courier New" w:hAnsi="Courier New" w:cs="Courier New"/>
            <w:lang w:val="en-US"/>
          </w:rPr>
          <w:t xml:space="preserve"> encapsulation</w:t>
        </w:r>
      </w:ins>
      <w:del w:id="41" w:author="BOUCADAIR Mohamed INNOV/NET" w:date="2025-12-08T14:38:00Z" w16du:dateUtc="2025-12-08T13:38:00Z">
        <w:r w:rsidRPr="001E05DF" w:rsidDel="00630132">
          <w:rPr>
            <w:rFonts w:ascii="Courier New" w:hAnsi="Courier New" w:cs="Courier New"/>
            <w:lang w:val="en-US"/>
          </w:rPr>
          <w:delText xml:space="preserve"> </w:delText>
        </w:r>
      </w:del>
      <w:commentRangeStart w:id="42"/>
      <w:del w:id="43" w:author="BOUCADAIR Mohamed INNOV/NET" w:date="2025-12-08T14:39:00Z" w16du:dateUtc="2025-12-08T13:39:00Z">
        <w:r w:rsidRPr="001E05DF" w:rsidDel="00630132">
          <w:rPr>
            <w:rFonts w:ascii="Courier New" w:hAnsi="Courier New" w:cs="Courier New"/>
            <w:lang w:val="en-US"/>
          </w:rPr>
          <w:delText>or forwarding</w:delText>
        </w:r>
      </w:del>
      <w:r w:rsidRPr="001E05DF">
        <w:rPr>
          <w:rFonts w:ascii="Courier New" w:hAnsi="Courier New" w:cs="Courier New"/>
          <w:lang w:val="en-US"/>
        </w:rPr>
        <w:t xml:space="preserve"> </w:t>
      </w:r>
      <w:commentRangeEnd w:id="42"/>
      <w:r w:rsidR="00630132">
        <w:rPr>
          <w:rStyle w:val="Marquedecommentaire"/>
          <w:rFonts w:ascii="Aptos" w:hAnsi="Aptos"/>
        </w:rPr>
        <w:commentReference w:id="42"/>
      </w:r>
      <w:r w:rsidRPr="001E05DF">
        <w:rPr>
          <w:rFonts w:ascii="Courier New" w:hAnsi="Courier New" w:cs="Courier New"/>
          <w:lang w:val="en-US"/>
        </w:rPr>
        <w:t>services which may introduce additional</w:t>
      </w:r>
    </w:p>
    <w:p w14:paraId="7E83F65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failure cases.</w:t>
      </w:r>
    </w:p>
    <w:p w14:paraId="278F0D07" w14:textId="77777777" w:rsidR="00D95157" w:rsidRPr="001E05DF" w:rsidRDefault="00D95157" w:rsidP="00D95157">
      <w:pPr>
        <w:pStyle w:val="Textebrut"/>
        <w:rPr>
          <w:rFonts w:ascii="Courier New" w:hAnsi="Courier New" w:cs="Courier New"/>
          <w:lang w:val="en-US"/>
        </w:rPr>
      </w:pPr>
    </w:p>
    <w:p w14:paraId="35F384B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1.1.  Requirements Language</w:t>
      </w:r>
    </w:p>
    <w:p w14:paraId="5A36F250" w14:textId="77777777" w:rsidR="00D95157" w:rsidRPr="001E05DF" w:rsidRDefault="00D95157" w:rsidP="00D95157">
      <w:pPr>
        <w:pStyle w:val="Textebrut"/>
        <w:rPr>
          <w:rFonts w:ascii="Courier New" w:hAnsi="Courier New" w:cs="Courier New"/>
          <w:lang w:val="en-US"/>
        </w:rPr>
      </w:pPr>
    </w:p>
    <w:p w14:paraId="08FAC9B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key words "MUST", "MUST NOT", "REQUIRED", "SHALL", "SHALL NOT",</w:t>
      </w:r>
    </w:p>
    <w:p w14:paraId="181A605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"SHOULD", "SHOULD NOT", "RECOMMENDED", "NOT RECOMMENDED", "MAY", and</w:t>
      </w:r>
    </w:p>
    <w:p w14:paraId="46EE5C5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"OPTIONAL" in this document are to be interpreted as described in BCP</w:t>
      </w:r>
    </w:p>
    <w:p w14:paraId="4159700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14 [RFC2119] [RFC8174] when, and only when, they appear in all</w:t>
      </w:r>
    </w:p>
    <w:p w14:paraId="1F2C01D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capitals, as shown here.</w:t>
      </w:r>
    </w:p>
    <w:p w14:paraId="764F05D1" w14:textId="77777777" w:rsidR="00D95157" w:rsidRPr="001E05DF" w:rsidRDefault="00D95157" w:rsidP="00D95157">
      <w:pPr>
        <w:pStyle w:val="Textebrut"/>
        <w:rPr>
          <w:rFonts w:ascii="Courier New" w:hAnsi="Courier New" w:cs="Courier New"/>
          <w:lang w:val="en-US"/>
        </w:rPr>
      </w:pPr>
    </w:p>
    <w:p w14:paraId="509F210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2.  Terminology</w:t>
      </w:r>
    </w:p>
    <w:p w14:paraId="03C2FE5C" w14:textId="77777777" w:rsidR="00D95157" w:rsidRPr="001E05DF" w:rsidRDefault="00D95157" w:rsidP="00D95157">
      <w:pPr>
        <w:pStyle w:val="Textebrut"/>
        <w:rPr>
          <w:rFonts w:ascii="Courier New" w:hAnsi="Courier New" w:cs="Courier New"/>
          <w:lang w:val="en-US"/>
        </w:rPr>
      </w:pPr>
    </w:p>
    <w:p w14:paraId="6AA4C9B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document uses DNS terminology as described in [RFC9499].</w:t>
      </w:r>
    </w:p>
    <w:p w14:paraId="4EDB577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Furthermore, the following terms are used with a defined meaning:</w:t>
      </w:r>
    </w:p>
    <w:p w14:paraId="4FB70582" w14:textId="77777777" w:rsidR="00D95157" w:rsidRPr="001E05DF" w:rsidRDefault="00D95157" w:rsidP="00D95157">
      <w:pPr>
        <w:pStyle w:val="Textebrut"/>
        <w:rPr>
          <w:rFonts w:ascii="Courier New" w:hAnsi="Courier New" w:cs="Courier New"/>
          <w:lang w:val="en-US"/>
        </w:rPr>
      </w:pPr>
    </w:p>
    <w:p w14:paraId="3B5B3C8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IPv4 </w:t>
      </w:r>
      <w:commentRangeStart w:id="44"/>
      <w:r w:rsidRPr="001E05DF">
        <w:rPr>
          <w:rFonts w:ascii="Courier New" w:hAnsi="Courier New" w:cs="Courier New"/>
          <w:lang w:val="en-US"/>
        </w:rPr>
        <w:t>name server</w:t>
      </w:r>
      <w:commentRangeEnd w:id="44"/>
      <w:r w:rsidR="008A472E">
        <w:rPr>
          <w:rStyle w:val="Marquedecommentaire"/>
          <w:rFonts w:ascii="Aptos" w:hAnsi="Aptos"/>
        </w:rPr>
        <w:commentReference w:id="44"/>
      </w:r>
      <w:r w:rsidRPr="001E05DF">
        <w:rPr>
          <w:rFonts w:ascii="Courier New" w:hAnsi="Courier New" w:cs="Courier New"/>
          <w:lang w:val="en-US"/>
        </w:rPr>
        <w:t>:</w:t>
      </w:r>
    </w:p>
    <w:p w14:paraId="362E850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name server providing DNS services reachable via IPv4.  It does</w:t>
      </w:r>
    </w:p>
    <w:p w14:paraId="31B3146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not imply anything about what DNS data is served, but means that</w:t>
      </w:r>
    </w:p>
    <w:p w14:paraId="3E233EC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name server receives and answers queries over IPv4.</w:t>
      </w:r>
    </w:p>
    <w:p w14:paraId="692B9C46" w14:textId="77777777" w:rsidR="00D95157" w:rsidRPr="001E05DF" w:rsidRDefault="00D95157" w:rsidP="00D95157">
      <w:pPr>
        <w:pStyle w:val="Textebrut"/>
        <w:rPr>
          <w:rFonts w:ascii="Courier New" w:hAnsi="Courier New" w:cs="Courier New"/>
          <w:lang w:val="en-US"/>
        </w:rPr>
      </w:pPr>
    </w:p>
    <w:p w14:paraId="491716A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name server:</w:t>
      </w:r>
    </w:p>
    <w:p w14:paraId="15CDBE3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name server providing DNS services reachable via IPv6.  It does</w:t>
      </w:r>
    </w:p>
    <w:p w14:paraId="110830B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not imply anything about what DNS data is served, but means that</w:t>
      </w:r>
    </w:p>
    <w:p w14:paraId="0242587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name server receives and answers queries over IPv6.</w:t>
      </w:r>
    </w:p>
    <w:p w14:paraId="4648A19A" w14:textId="77777777" w:rsidR="00D95157" w:rsidRPr="001E05DF" w:rsidRDefault="00D95157" w:rsidP="00D95157">
      <w:pPr>
        <w:pStyle w:val="Textebrut"/>
        <w:rPr>
          <w:rFonts w:ascii="Courier New" w:hAnsi="Courier New" w:cs="Courier New"/>
          <w:lang w:val="en-US"/>
        </w:rPr>
      </w:pPr>
    </w:p>
    <w:p w14:paraId="6B6C58A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Dual-stack name server:</w:t>
      </w:r>
    </w:p>
    <w:p w14:paraId="3691E8F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name server that is both an "IPv4 name server" and </w:t>
      </w:r>
      <w:commentRangeStart w:id="45"/>
      <w:del w:id="46" w:author="BOUCADAIR Mohamed INNOV/NET" w:date="2025-12-04T20:47:00Z">
        <w:r w:rsidRPr="001E05DF" w:rsidDel="001848ED">
          <w:rPr>
            <w:rFonts w:ascii="Courier New" w:hAnsi="Courier New" w:cs="Courier New"/>
            <w:lang w:val="en-US"/>
          </w:rPr>
          <w:delText xml:space="preserve">also </w:delText>
        </w:r>
      </w:del>
      <w:commentRangeEnd w:id="45"/>
      <w:r w:rsidR="008A472E">
        <w:rPr>
          <w:rStyle w:val="Marquedecommentaire"/>
          <w:rFonts w:ascii="Aptos" w:hAnsi="Aptos"/>
        </w:rPr>
        <w:commentReference w:id="45"/>
      </w:r>
      <w:r w:rsidRPr="001E05DF">
        <w:rPr>
          <w:rFonts w:ascii="Courier New" w:hAnsi="Courier New" w:cs="Courier New"/>
          <w:lang w:val="en-US"/>
        </w:rPr>
        <w:t>an "IPv6</w:t>
      </w:r>
    </w:p>
    <w:p w14:paraId="16A4288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name server".</w:t>
      </w:r>
    </w:p>
    <w:p w14:paraId="32B364C3" w14:textId="77777777" w:rsidR="00D95157" w:rsidRPr="001E05DF" w:rsidRDefault="00D95157" w:rsidP="00D95157">
      <w:pPr>
        <w:pStyle w:val="Textebrut"/>
        <w:rPr>
          <w:rFonts w:ascii="Courier New" w:hAnsi="Courier New" w:cs="Courier New"/>
          <w:lang w:val="en-US"/>
        </w:rPr>
      </w:pPr>
    </w:p>
    <w:p w14:paraId="272D5CA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3.  Name Space Fragmentation</w:t>
      </w:r>
    </w:p>
    <w:p w14:paraId="1247C437" w14:textId="77777777" w:rsidR="00D95157" w:rsidRPr="001E05DF" w:rsidRDefault="00D95157" w:rsidP="00D95157">
      <w:pPr>
        <w:pStyle w:val="Textebrut"/>
        <w:rPr>
          <w:rFonts w:ascii="Courier New" w:hAnsi="Courier New" w:cs="Courier New"/>
          <w:lang w:val="en-US"/>
        </w:rPr>
      </w:pPr>
    </w:p>
    <w:p w14:paraId="663F342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resolver that tries to look up a name starts out at the root, and</w:t>
      </w:r>
    </w:p>
    <w:p w14:paraId="21C031D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follows referrals until it is referred to a name server set that is</w:t>
      </w:r>
    </w:p>
    <w:p w14:paraId="6544694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authoritative for the name.  If it is referred to a name server set</w:t>
      </w:r>
    </w:p>
    <w:p w14:paraId="0C88C6A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that is, based on a referral, only contains name servers that are</w:t>
      </w:r>
    </w:p>
    <w:p w14:paraId="7638DA8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exclusively reachable via an IP </w:t>
      </w:r>
      <w:r w:rsidRPr="00004DB1">
        <w:rPr>
          <w:rFonts w:ascii="Courier New" w:hAnsi="Courier New" w:cs="Courier New"/>
          <w:highlight w:val="yellow"/>
          <w:lang w:val="en-US"/>
          <w:rPrChange w:id="47" w:author="BOUCADAIR Mohamed INNOV/NET" w:date="2025-12-08T14:47:00Z" w16du:dateUtc="2025-12-08T13:47:00Z">
            <w:rPr>
              <w:rFonts w:ascii="Courier New" w:hAnsi="Courier New" w:cs="Courier New"/>
              <w:lang w:val="en-US"/>
            </w:rPr>
          </w:rPrChange>
        </w:rPr>
        <w:t>address family</w:t>
      </w:r>
      <w:r w:rsidRPr="001E05DF">
        <w:rPr>
          <w:rFonts w:ascii="Courier New" w:hAnsi="Courier New" w:cs="Courier New"/>
          <w:lang w:val="en-US"/>
        </w:rPr>
        <w:t xml:space="preserve"> </w:t>
      </w:r>
      <w:ins w:id="48" w:author="BOUCADAIR Mohamed INNOV/NET" w:date="2025-12-04T20:49:00Z">
        <w:r w:rsidR="001848ED">
          <w:rPr>
            <w:rFonts w:ascii="Courier New" w:hAnsi="Courier New" w:cs="Courier New"/>
            <w:lang w:val="en-US"/>
          </w:rPr>
          <w:t xml:space="preserve">that </w:t>
        </w:r>
      </w:ins>
      <w:r w:rsidRPr="001E05DF">
        <w:rPr>
          <w:rFonts w:ascii="Courier New" w:hAnsi="Courier New" w:cs="Courier New"/>
          <w:lang w:val="en-US"/>
        </w:rPr>
        <w:t>the resolver does not</w:t>
      </w:r>
    </w:p>
    <w:p w14:paraId="7E24C7F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support, the resolver is unable to continue DNS resolution.</w:t>
      </w:r>
    </w:p>
    <w:p w14:paraId="6418DF18" w14:textId="77777777" w:rsidR="00D95157" w:rsidRPr="001E05DF" w:rsidRDefault="00D95157" w:rsidP="00D95157">
      <w:pPr>
        <w:pStyle w:val="Textebrut"/>
        <w:rPr>
          <w:rFonts w:ascii="Courier New" w:hAnsi="Courier New" w:cs="Courier New"/>
          <w:lang w:val="en-US"/>
        </w:rPr>
      </w:pPr>
    </w:p>
    <w:p w14:paraId="29337FC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If this occurs, the DNS has, effectively, fragmented based on the</w:t>
      </w:r>
    </w:p>
    <w:p w14:paraId="37B8AF0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recursive DNS resolver's and authoritative DNS server's mismatching</w:t>
      </w:r>
    </w:p>
    <w:p w14:paraId="431FAE48" w14:textId="39B80391"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 version support.</w:t>
      </w:r>
    </w:p>
    <w:p w14:paraId="316DDAF8" w14:textId="77777777" w:rsidR="00D95157" w:rsidRPr="001E05DF" w:rsidRDefault="00D95157" w:rsidP="00D95157">
      <w:pPr>
        <w:pStyle w:val="Textebrut"/>
        <w:rPr>
          <w:rFonts w:ascii="Courier New" w:hAnsi="Courier New" w:cs="Courier New"/>
          <w:lang w:val="en-US"/>
        </w:rPr>
      </w:pPr>
    </w:p>
    <w:p w14:paraId="5E763BA0" w14:textId="5469B963"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del w:id="49" w:author="BOUCADAIR Mohamed INNOV/NET" w:date="2025-12-08T14:46:00Z" w16du:dateUtc="2025-12-08T13:46:00Z">
        <w:r w:rsidRPr="001E05DF" w:rsidDel="00004DB1">
          <w:rPr>
            <w:rFonts w:ascii="Courier New" w:hAnsi="Courier New" w:cs="Courier New"/>
            <w:lang w:val="en-US"/>
          </w:rPr>
          <w:delText>In a mixed IP Internet</w:delText>
        </w:r>
      </w:del>
      <w:ins w:id="50" w:author="BOUCADAIR Mohamed INNOV/NET" w:date="2025-12-08T14:46:00Z" w16du:dateUtc="2025-12-08T13:46:00Z">
        <w:r w:rsidR="00004DB1">
          <w:rPr>
            <w:rFonts w:ascii="Courier New" w:hAnsi="Courier New" w:cs="Courier New"/>
            <w:lang w:val="en-US"/>
          </w:rPr>
          <w:t>With the deployment of both IP</w:t>
        </w:r>
      </w:ins>
      <w:ins w:id="51" w:author="BOUCADAIR Mohamed INNOV/NET" w:date="2025-12-08T14:47:00Z" w16du:dateUtc="2025-12-08T13:47:00Z">
        <w:r w:rsidR="00004DB1">
          <w:rPr>
            <w:rFonts w:ascii="Courier New" w:hAnsi="Courier New" w:cs="Courier New"/>
            <w:lang w:val="en-US"/>
          </w:rPr>
          <w:t>v4 and IPv6</w:t>
        </w:r>
      </w:ins>
      <w:r w:rsidRPr="001E05DF">
        <w:rPr>
          <w:rFonts w:ascii="Courier New" w:hAnsi="Courier New" w:cs="Courier New"/>
          <w:lang w:val="en-US"/>
        </w:rPr>
        <w:t>, name space fragmentation can occur for</w:t>
      </w:r>
    </w:p>
    <w:p w14:paraId="78DA59A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different reasons.  One reason is that DNS zones are consistently</w:t>
      </w:r>
    </w:p>
    <w:p w14:paraId="6BAEC83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configured to support only either IPv4 or IPv6.  Another reason is</w:t>
      </w:r>
    </w:p>
    <w:p w14:paraId="2B43D0C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due to misconfigurations that make a zone unresolvable by either IPv4</w:t>
      </w:r>
      <w:ins w:id="52" w:author="BOUCADAIR Mohamed INNOV/NET" w:date="2025-12-04T20:50:00Z">
        <w:r w:rsidR="001848ED">
          <w:rPr>
            <w:rFonts w:ascii="Courier New" w:hAnsi="Courier New" w:cs="Courier New"/>
            <w:lang w:val="en-US"/>
          </w:rPr>
          <w:t>-only</w:t>
        </w:r>
      </w:ins>
    </w:p>
    <w:p w14:paraId="63AC4FC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or IPv6-only resolvers.  The latter cases are often hard to identify,</w:t>
      </w:r>
    </w:p>
    <w:p w14:paraId="647E8DEA" w14:textId="1FDAC1F1"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as the impact of misconfigurations for only one IP version (IPv4 or</w:t>
      </w:r>
    </w:p>
    <w:p w14:paraId="6617426A" w14:textId="77777777" w:rsidR="00D95157" w:rsidRPr="00004DB1"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may be hidden in a </w:t>
      </w:r>
      <w:proofErr w:type="gramStart"/>
      <w:r w:rsidRPr="001E05DF">
        <w:rPr>
          <w:rFonts w:ascii="Courier New" w:hAnsi="Courier New" w:cs="Courier New"/>
          <w:lang w:val="en-US"/>
        </w:rPr>
        <w:t>dual-stack</w:t>
      </w:r>
      <w:proofErr w:type="gramEnd"/>
      <w:r w:rsidRPr="001E05DF">
        <w:rPr>
          <w:rFonts w:ascii="Courier New" w:hAnsi="Courier New" w:cs="Courier New"/>
          <w:lang w:val="en-US"/>
        </w:rPr>
        <w:t xml:space="preserve"> setting.  </w:t>
      </w:r>
      <w:commentRangeStart w:id="53"/>
      <w:r w:rsidRPr="00004DB1">
        <w:rPr>
          <w:rFonts w:ascii="Courier New" w:hAnsi="Courier New" w:cs="Courier New"/>
          <w:lang w:val="en-US"/>
        </w:rPr>
        <w:t>In the worst case</w:t>
      </w:r>
      <w:commentRangeEnd w:id="53"/>
      <w:r w:rsidR="00004DB1">
        <w:rPr>
          <w:rStyle w:val="Marquedecommentaire"/>
          <w:rFonts w:ascii="Aptos" w:hAnsi="Aptos"/>
        </w:rPr>
        <w:commentReference w:id="53"/>
      </w:r>
      <w:r w:rsidRPr="00004DB1">
        <w:rPr>
          <w:rFonts w:ascii="Courier New" w:hAnsi="Courier New" w:cs="Courier New"/>
          <w:lang w:val="en-US"/>
        </w:rPr>
        <w:t>, a</w:t>
      </w:r>
    </w:p>
    <w:p w14:paraId="4F96AAA5" w14:textId="77777777" w:rsidR="00D95157" w:rsidRPr="00004DB1" w:rsidRDefault="00D95157" w:rsidP="00D95157">
      <w:pPr>
        <w:pStyle w:val="Textebrut"/>
        <w:rPr>
          <w:rFonts w:ascii="Courier New" w:hAnsi="Courier New" w:cs="Courier New"/>
          <w:lang w:val="en-US"/>
        </w:rPr>
      </w:pPr>
      <w:r w:rsidRPr="00004DB1">
        <w:rPr>
          <w:rFonts w:ascii="Courier New" w:hAnsi="Courier New" w:cs="Courier New"/>
          <w:lang w:val="en-US"/>
        </w:rPr>
        <w:t xml:space="preserve">   specific name may only be resolvable via </w:t>
      </w:r>
      <w:proofErr w:type="gramStart"/>
      <w:r w:rsidRPr="00004DB1">
        <w:rPr>
          <w:rFonts w:ascii="Courier New" w:hAnsi="Courier New" w:cs="Courier New"/>
          <w:lang w:val="en-US"/>
        </w:rPr>
        <w:t>dual-stack</w:t>
      </w:r>
      <w:proofErr w:type="gramEnd"/>
      <w:r w:rsidRPr="00004DB1">
        <w:rPr>
          <w:rFonts w:ascii="Courier New" w:hAnsi="Courier New" w:cs="Courier New"/>
          <w:lang w:val="en-US"/>
        </w:rPr>
        <w:t xml:space="preserve"> enabled</w:t>
      </w:r>
    </w:p>
    <w:p w14:paraId="189C2069" w14:textId="77777777" w:rsidR="00D95157" w:rsidRPr="001E05DF" w:rsidRDefault="00D95157" w:rsidP="00D95157">
      <w:pPr>
        <w:pStyle w:val="Textebrut"/>
        <w:rPr>
          <w:rFonts w:ascii="Courier New" w:hAnsi="Courier New" w:cs="Courier New"/>
          <w:lang w:val="en-US"/>
        </w:rPr>
      </w:pPr>
      <w:r w:rsidRPr="00004DB1">
        <w:rPr>
          <w:rFonts w:ascii="Courier New" w:hAnsi="Courier New" w:cs="Courier New"/>
          <w:lang w:val="en-US"/>
        </w:rPr>
        <w:t xml:space="preserve">   resolvers.</w:t>
      </w:r>
    </w:p>
    <w:p w14:paraId="389422BA" w14:textId="77777777" w:rsidR="00D95157" w:rsidRPr="001E05DF" w:rsidRDefault="00D95157" w:rsidP="00D95157">
      <w:pPr>
        <w:pStyle w:val="Textebrut"/>
        <w:rPr>
          <w:rFonts w:ascii="Courier New" w:hAnsi="Courier New" w:cs="Courier New"/>
          <w:lang w:val="en-US"/>
        </w:rPr>
      </w:pPr>
    </w:p>
    <w:p w14:paraId="2605177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3.1.  Misconfigurations Causing IP Version Related Name Space</w:t>
      </w:r>
    </w:p>
    <w:p w14:paraId="2C61ADD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w:t>
      </w:r>
    </w:p>
    <w:p w14:paraId="3A56A569" w14:textId="77777777" w:rsidR="00D95157" w:rsidRPr="001E05DF" w:rsidRDefault="00D95157" w:rsidP="00D95157">
      <w:pPr>
        <w:pStyle w:val="Textebrut"/>
        <w:rPr>
          <w:rFonts w:ascii="Courier New" w:hAnsi="Courier New" w:cs="Courier New"/>
          <w:lang w:val="en-US"/>
        </w:rPr>
      </w:pPr>
    </w:p>
    <w:p w14:paraId="29148F9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Even when an administrator assumes that they have enabled support for</w:t>
      </w:r>
    </w:p>
    <w:p w14:paraId="14D5D459" w14:textId="19E94CEF"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specific IP version on their authoritative DNS server, various</w:t>
      </w:r>
    </w:p>
    <w:p w14:paraId="6A40262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misconfigurations may break the DNS delegation chain of a zone for</w:t>
      </w:r>
    </w:p>
    <w:p w14:paraId="3A04C5D7" w14:textId="5DEB91CC"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that protocol</w:t>
      </w:r>
      <w:ins w:id="54" w:author="BOUCADAIR Mohamed INNOV/NET" w:date="2025-12-08T14:49:00Z" w16du:dateUtc="2025-12-08T13:49:00Z">
        <w:r w:rsidR="004C0D2E">
          <w:rPr>
            <w:rFonts w:ascii="Courier New" w:hAnsi="Courier New" w:cs="Courier New"/>
            <w:lang w:val="en-US"/>
          </w:rPr>
          <w:t xml:space="preserve"> version</w:t>
        </w:r>
      </w:ins>
      <w:r w:rsidRPr="001E05DF">
        <w:rPr>
          <w:rFonts w:ascii="Courier New" w:hAnsi="Courier New" w:cs="Courier New"/>
          <w:lang w:val="en-US"/>
        </w:rPr>
        <w:t xml:space="preserve"> and prevent any of its records from resolving for</w:t>
      </w:r>
    </w:p>
    <w:p w14:paraId="6426A5DD" w14:textId="307DC375"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clients only supporting that IP version.  These misconfigurations can</w:t>
      </w:r>
    </w:p>
    <w:p w14:paraId="39B60A8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be kept hidden if most clients can successfully fall back to the</w:t>
      </w:r>
    </w:p>
    <w:p w14:paraId="17BF489F" w14:textId="63C03E96"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gramStart"/>
      <w:r w:rsidRPr="001E05DF">
        <w:rPr>
          <w:rFonts w:ascii="Courier New" w:hAnsi="Courier New" w:cs="Courier New"/>
          <w:lang w:val="en-US"/>
        </w:rPr>
        <w:t>other</w:t>
      </w:r>
      <w:proofErr w:type="gramEnd"/>
      <w:r w:rsidRPr="001E05DF">
        <w:rPr>
          <w:rFonts w:ascii="Courier New" w:hAnsi="Courier New" w:cs="Courier New"/>
          <w:lang w:val="en-US"/>
        </w:rPr>
        <w:t xml:space="preserve"> IP version.</w:t>
      </w:r>
    </w:p>
    <w:p w14:paraId="2051B23D" w14:textId="77777777" w:rsidR="00D95157" w:rsidRPr="001E05DF" w:rsidRDefault="00D95157" w:rsidP="00D95157">
      <w:pPr>
        <w:pStyle w:val="Textebrut"/>
        <w:rPr>
          <w:rFonts w:ascii="Courier New" w:hAnsi="Courier New" w:cs="Courier New"/>
          <w:lang w:val="en-US"/>
        </w:rPr>
      </w:pPr>
    </w:p>
    <w:p w14:paraId="792F83A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following name related misconfigurations can cause broken</w:t>
      </w:r>
    </w:p>
    <w:p w14:paraId="2EDAB865" w14:textId="612DED96"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delegation for one IP version:</w:t>
      </w:r>
    </w:p>
    <w:p w14:paraId="17E0D7FB" w14:textId="77777777" w:rsidR="00D95157" w:rsidRPr="001E05DF" w:rsidRDefault="00D95157" w:rsidP="00D95157">
      <w:pPr>
        <w:pStyle w:val="Textebrut"/>
        <w:rPr>
          <w:rFonts w:ascii="Courier New" w:hAnsi="Courier New" w:cs="Courier New"/>
          <w:lang w:val="en-US"/>
        </w:rPr>
      </w:pPr>
    </w:p>
    <w:p w14:paraId="27CA712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 A/AAAA records for NS names:</w:t>
      </w:r>
    </w:p>
    <w:p w14:paraId="1C62DAA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If all of the </w:t>
      </w:r>
      <w:proofErr w:type="gramStart"/>
      <w:r w:rsidRPr="001E05DF">
        <w:rPr>
          <w:rFonts w:ascii="Courier New" w:hAnsi="Courier New" w:cs="Courier New"/>
          <w:lang w:val="en-US"/>
        </w:rPr>
        <w:t>NS</w:t>
      </w:r>
      <w:proofErr w:type="gramEnd"/>
      <w:r w:rsidRPr="001E05DF">
        <w:rPr>
          <w:rFonts w:ascii="Courier New" w:hAnsi="Courier New" w:cs="Courier New"/>
          <w:lang w:val="en-US"/>
        </w:rPr>
        <w:t xml:space="preserve"> </w:t>
      </w:r>
      <w:ins w:id="55" w:author="BOUCADAIR Mohamed INNOV/NET" w:date="2025-12-04T20:53:00Z">
        <w:r w:rsidR="001848ED">
          <w:rPr>
            <w:rFonts w:ascii="Courier New" w:hAnsi="Courier New" w:cs="Courier New"/>
            <w:lang w:val="en-US"/>
          </w:rPr>
          <w:t xml:space="preserve">resource </w:t>
        </w:r>
      </w:ins>
      <w:r w:rsidRPr="001E05DF">
        <w:rPr>
          <w:rFonts w:ascii="Courier New" w:hAnsi="Courier New" w:cs="Courier New"/>
          <w:lang w:val="en-US"/>
        </w:rPr>
        <w:t>records</w:t>
      </w:r>
      <w:ins w:id="56" w:author="BOUCADAIR Mohamed INNOV/NET" w:date="2025-12-04T20:53:00Z">
        <w:r w:rsidR="001848ED">
          <w:rPr>
            <w:rFonts w:ascii="Courier New" w:hAnsi="Courier New" w:cs="Courier New"/>
            <w:lang w:val="en-US"/>
          </w:rPr>
          <w:t xml:space="preserve"> (RR)</w:t>
        </w:r>
      </w:ins>
      <w:r w:rsidRPr="001E05DF">
        <w:rPr>
          <w:rFonts w:ascii="Courier New" w:hAnsi="Courier New" w:cs="Courier New"/>
          <w:lang w:val="en-US"/>
        </w:rPr>
        <w:t xml:space="preserve"> for a zone in their parent zone have</w:t>
      </w:r>
    </w:p>
    <w:p w14:paraId="176A0B9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either only A </w:t>
      </w:r>
      <w:ins w:id="57" w:author="BOUCADAIR Mohamed INNOV/NET" w:date="2025-12-04T20:53:00Z">
        <w:r w:rsidR="001848ED">
          <w:rPr>
            <w:rFonts w:ascii="Courier New" w:hAnsi="Courier New" w:cs="Courier New"/>
            <w:lang w:val="en-US"/>
          </w:rPr>
          <w:t>RRs</w:t>
        </w:r>
      </w:ins>
      <w:del w:id="58" w:author="BOUCADAIR Mohamed INNOV/NET" w:date="2025-12-04T20:53:00Z">
        <w:r w:rsidRPr="001E05DF" w:rsidDel="001848ED">
          <w:rPr>
            <w:rFonts w:ascii="Courier New" w:hAnsi="Courier New" w:cs="Courier New"/>
            <w:lang w:val="en-US"/>
          </w:rPr>
          <w:delText>records</w:delText>
        </w:r>
      </w:del>
      <w:r w:rsidRPr="001E05DF">
        <w:rPr>
          <w:rFonts w:ascii="Courier New" w:hAnsi="Courier New" w:cs="Courier New"/>
          <w:lang w:val="en-US"/>
        </w:rPr>
        <w:t xml:space="preserve"> or only AAAA </w:t>
      </w:r>
      <w:ins w:id="59" w:author="BOUCADAIR Mohamed INNOV/NET" w:date="2025-12-04T20:53:00Z">
        <w:r w:rsidR="001848ED">
          <w:rPr>
            <w:rFonts w:ascii="Courier New" w:hAnsi="Courier New" w:cs="Courier New"/>
            <w:lang w:val="en-US"/>
          </w:rPr>
          <w:t>RRs</w:t>
        </w:r>
      </w:ins>
      <w:del w:id="60" w:author="BOUCADAIR Mohamed INNOV/NET" w:date="2025-12-04T20:53:00Z">
        <w:r w:rsidRPr="001E05DF" w:rsidDel="001848ED">
          <w:rPr>
            <w:rFonts w:ascii="Courier New" w:hAnsi="Courier New" w:cs="Courier New"/>
            <w:lang w:val="en-US"/>
          </w:rPr>
          <w:delText>records</w:delText>
        </w:r>
      </w:del>
      <w:r w:rsidRPr="001E05DF">
        <w:rPr>
          <w:rFonts w:ascii="Courier New" w:hAnsi="Courier New" w:cs="Courier New"/>
          <w:lang w:val="en-US"/>
        </w:rPr>
        <w:t>, then resolution via</w:t>
      </w:r>
    </w:p>
    <w:p w14:paraId="5A4B3CB4" w14:textId="35BC460B"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other IP version is not possible.</w:t>
      </w:r>
    </w:p>
    <w:p w14:paraId="13649C9C" w14:textId="77777777" w:rsidR="00D95157" w:rsidRPr="001E05DF" w:rsidRDefault="00D95157" w:rsidP="00D95157">
      <w:pPr>
        <w:pStyle w:val="Textebrut"/>
        <w:rPr>
          <w:rFonts w:ascii="Courier New" w:hAnsi="Courier New" w:cs="Courier New"/>
          <w:lang w:val="en-US"/>
        </w:rPr>
      </w:pPr>
    </w:p>
    <w:p w14:paraId="15D8D0A2" w14:textId="4D4B0ECA"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Missing </w:t>
      </w:r>
      <w:del w:id="61" w:author="BOUCADAIR Mohamed INNOV/NET" w:date="2025-12-08T14:53:00Z" w16du:dateUtc="2025-12-08T13:53:00Z">
        <w:r w:rsidRPr="001E05DF" w:rsidDel="004C096F">
          <w:rPr>
            <w:rFonts w:ascii="Courier New" w:hAnsi="Courier New" w:cs="Courier New"/>
            <w:lang w:val="en-US"/>
          </w:rPr>
          <w:delText>GLUE</w:delText>
        </w:r>
      </w:del>
      <w:ins w:id="62" w:author="BOUCADAIR Mohamed INNOV/NET" w:date="2025-12-08T14:53:00Z" w16du:dateUtc="2025-12-08T13:53:00Z">
        <w:r w:rsidR="004C096F">
          <w:rPr>
            <w:rFonts w:ascii="Courier New" w:hAnsi="Courier New" w:cs="Courier New"/>
            <w:lang w:val="en-US"/>
          </w:rPr>
          <w:t>glue</w:t>
        </w:r>
      </w:ins>
      <w:r w:rsidRPr="001E05DF">
        <w:rPr>
          <w:rFonts w:ascii="Courier New" w:hAnsi="Courier New" w:cs="Courier New"/>
          <w:lang w:val="en-US"/>
        </w:rPr>
        <w:t>:</w:t>
      </w:r>
    </w:p>
    <w:p w14:paraId="39C8A707" w14:textId="5616D620"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If the name from an NS record for a zone is in-domain</w:t>
      </w:r>
      <w:del w:id="63" w:author="BOUCADAIR Mohamed INNOV/NET" w:date="2025-12-04T20:53:00Z">
        <w:r w:rsidRPr="001E05DF" w:rsidDel="001848ED">
          <w:rPr>
            <w:rFonts w:ascii="Courier New" w:hAnsi="Courier New" w:cs="Courier New"/>
            <w:lang w:val="en-US"/>
          </w:rPr>
          <w:delText xml:space="preserve">, </w:delText>
        </w:r>
      </w:del>
      <w:ins w:id="64" w:author="BOUCADAIR Mohamed INNOV/NET" w:date="2025-12-04T20:53:00Z">
        <w:r w:rsidR="001848ED">
          <w:rPr>
            <w:rFonts w:ascii="Courier New" w:hAnsi="Courier New" w:cs="Courier New"/>
            <w:lang w:val="en-US"/>
          </w:rPr>
          <w:t>(</w:t>
        </w:r>
      </w:ins>
      <w:r w:rsidRPr="001E05DF">
        <w:rPr>
          <w:rFonts w:ascii="Courier New" w:hAnsi="Courier New" w:cs="Courier New"/>
          <w:lang w:val="en-US"/>
        </w:rPr>
        <w:t>i.e., the</w:t>
      </w:r>
    </w:p>
    <w:p w14:paraId="61BC78A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name is within the zone or below</w:t>
      </w:r>
      <w:ins w:id="65" w:author="BOUCADAIR Mohamed INNOV/NET" w:date="2025-12-04T20:53:00Z">
        <w:r w:rsidR="001848ED">
          <w:rPr>
            <w:rFonts w:ascii="Courier New" w:hAnsi="Courier New" w:cs="Courier New"/>
            <w:lang w:val="en-US"/>
          </w:rPr>
          <w:t>)</w:t>
        </w:r>
      </w:ins>
      <w:r w:rsidRPr="001E05DF">
        <w:rPr>
          <w:rFonts w:ascii="Courier New" w:hAnsi="Courier New" w:cs="Courier New"/>
          <w:lang w:val="en-US"/>
        </w:rPr>
        <w:t>, a parent zone needs to contain</w:t>
      </w:r>
    </w:p>
    <w:p w14:paraId="166D98F4" w14:textId="50B5F44D"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both IPv4 and IPv6 </w:t>
      </w:r>
      <w:del w:id="66" w:author="BOUCADAIR Mohamed INNOV/NET" w:date="2025-12-08T14:53:00Z" w16du:dateUtc="2025-12-08T13:53:00Z">
        <w:r w:rsidRPr="001E05DF" w:rsidDel="004C096F">
          <w:rPr>
            <w:rFonts w:ascii="Courier New" w:hAnsi="Courier New" w:cs="Courier New"/>
            <w:lang w:val="en-US"/>
          </w:rPr>
          <w:delText xml:space="preserve">GLUE </w:delText>
        </w:r>
      </w:del>
      <w:ins w:id="67" w:author="BOUCADAIR Mohamed INNOV/NET" w:date="2025-12-08T14:53:00Z" w16du:dateUtc="2025-12-08T13:53:00Z">
        <w:r w:rsidR="004C096F">
          <w:rPr>
            <w:rFonts w:ascii="Courier New" w:hAnsi="Courier New" w:cs="Courier New"/>
            <w:lang w:val="en-US"/>
          </w:rPr>
          <w:t>glue</w:t>
        </w:r>
        <w:r w:rsidR="004C096F" w:rsidRPr="001E05DF">
          <w:rPr>
            <w:rFonts w:ascii="Courier New" w:hAnsi="Courier New" w:cs="Courier New"/>
            <w:lang w:val="en-US"/>
          </w:rPr>
          <w:t xml:space="preserve"> </w:t>
        </w:r>
      </w:ins>
      <w:r w:rsidRPr="001E05DF">
        <w:rPr>
          <w:rFonts w:ascii="Courier New" w:hAnsi="Courier New" w:cs="Courier New"/>
          <w:lang w:val="en-US"/>
        </w:rPr>
        <w:t>records.  A parent needs to serve the</w:t>
      </w:r>
    </w:p>
    <w:p w14:paraId="05918CE7" w14:textId="1906B0EA"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corresponding A and AAAA </w:t>
      </w:r>
      <w:del w:id="68" w:author="BOUCADAIR Mohamed INNOV/NET" w:date="2025-12-04T20:53:00Z">
        <w:r w:rsidRPr="001E05DF" w:rsidDel="001848ED">
          <w:rPr>
            <w:rFonts w:ascii="Courier New" w:hAnsi="Courier New" w:cs="Courier New"/>
            <w:lang w:val="en-US"/>
          </w:rPr>
          <w:delText xml:space="preserve">records </w:delText>
        </w:r>
      </w:del>
      <w:ins w:id="69" w:author="BOUCADAIR Mohamed INNOV/NET" w:date="2025-12-04T20:53:00Z">
        <w:r w:rsidR="001848ED">
          <w:rPr>
            <w:rFonts w:ascii="Courier New" w:hAnsi="Courier New" w:cs="Courier New"/>
            <w:lang w:val="en-US"/>
          </w:rPr>
          <w:t>RRs</w:t>
        </w:r>
        <w:r w:rsidR="001848ED" w:rsidRPr="001E05DF">
          <w:rPr>
            <w:rFonts w:ascii="Courier New" w:hAnsi="Courier New" w:cs="Courier New"/>
            <w:lang w:val="en-US"/>
          </w:rPr>
          <w:t xml:space="preserve"> </w:t>
        </w:r>
      </w:ins>
      <w:ins w:id="70" w:author="BOUCADAIR Mohamed INNOV/NET" w:date="2025-12-08T14:54:00Z">
        <w:r w:rsidR="004C096F" w:rsidRPr="004C096F">
          <w:rPr>
            <w:rFonts w:ascii="Courier New" w:hAnsi="Courier New" w:cs="Courier New"/>
            <w:lang w:val="en-US"/>
          </w:rPr>
          <w:t>in the additional section</w:t>
        </w:r>
        <w:r w:rsidR="004C096F" w:rsidRPr="004C096F" w:rsidDel="004C096F">
          <w:rPr>
            <w:rFonts w:ascii="Courier New" w:hAnsi="Courier New" w:cs="Courier New"/>
            <w:lang w:val="en-US"/>
          </w:rPr>
          <w:t xml:space="preserve"> </w:t>
        </w:r>
      </w:ins>
      <w:del w:id="71" w:author="BOUCADAIR Mohamed INNOV/NET" w:date="2025-12-08T14:54:00Z" w16du:dateUtc="2025-12-08T13:54:00Z">
        <w:r w:rsidRPr="001E05DF" w:rsidDel="004C096F">
          <w:rPr>
            <w:rFonts w:ascii="Courier New" w:hAnsi="Courier New" w:cs="Courier New"/>
            <w:lang w:val="en-US"/>
          </w:rPr>
          <w:delText xml:space="preserve">as ADDITIONAL data </w:delText>
        </w:r>
      </w:del>
      <w:r w:rsidRPr="001E05DF">
        <w:rPr>
          <w:rFonts w:ascii="Courier New" w:hAnsi="Courier New" w:cs="Courier New"/>
          <w:lang w:val="en-US"/>
        </w:rPr>
        <w:t>when returning</w:t>
      </w:r>
    </w:p>
    <w:p w14:paraId="3BD73F9A" w14:textId="10A48FF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NS </w:t>
      </w:r>
      <w:del w:id="72" w:author="BOUCADAIR Mohamed INNOV/NET" w:date="2025-12-04T20:54:00Z">
        <w:r w:rsidRPr="001E05DF" w:rsidDel="001848ED">
          <w:rPr>
            <w:rFonts w:ascii="Courier New" w:hAnsi="Courier New" w:cs="Courier New"/>
            <w:lang w:val="en-US"/>
          </w:rPr>
          <w:delText>record</w:delText>
        </w:r>
      </w:del>
      <w:ins w:id="73" w:author="BOUCADAIR Mohamed INNOV/NET" w:date="2025-12-04T20:54:00Z">
        <w:r w:rsidR="001848ED">
          <w:rPr>
            <w:rFonts w:ascii="Courier New" w:hAnsi="Courier New" w:cs="Courier New"/>
            <w:lang w:val="en-US"/>
          </w:rPr>
          <w:t>RR</w:t>
        </w:r>
      </w:ins>
      <w:del w:id="74" w:author="BOUCADAIR Mohamed INNOV/NET" w:date="2025-12-08T14:54:00Z" w16du:dateUtc="2025-12-08T13:54:00Z">
        <w:r w:rsidRPr="001E05DF" w:rsidDel="004C096F">
          <w:rPr>
            <w:rFonts w:ascii="Courier New" w:hAnsi="Courier New" w:cs="Courier New"/>
            <w:lang w:val="en-US"/>
          </w:rPr>
          <w:delText>(</w:delText>
        </w:r>
      </w:del>
      <w:r w:rsidRPr="001E05DF">
        <w:rPr>
          <w:rFonts w:ascii="Courier New" w:hAnsi="Courier New" w:cs="Courier New"/>
          <w:lang w:val="en-US"/>
        </w:rPr>
        <w:t>s</w:t>
      </w:r>
      <w:del w:id="75" w:author="BOUCADAIR Mohamed INNOV/NET" w:date="2025-12-08T14:54:00Z" w16du:dateUtc="2025-12-08T13:54:00Z">
        <w:r w:rsidRPr="001E05DF" w:rsidDel="004C096F">
          <w:rPr>
            <w:rFonts w:ascii="Courier New" w:hAnsi="Courier New" w:cs="Courier New"/>
            <w:lang w:val="en-US"/>
          </w:rPr>
          <w:delText>)</w:delText>
        </w:r>
      </w:del>
      <w:r w:rsidRPr="001E05DF">
        <w:rPr>
          <w:rFonts w:ascii="Courier New" w:hAnsi="Courier New" w:cs="Courier New"/>
          <w:lang w:val="en-US"/>
        </w:rPr>
        <w:t xml:space="preserve"> as the referral response [RFC9471].</w:t>
      </w:r>
    </w:p>
    <w:p w14:paraId="4BAFCDF0" w14:textId="77777777" w:rsidR="00D95157" w:rsidRPr="001E05DF" w:rsidRDefault="00D95157" w:rsidP="00D95157">
      <w:pPr>
        <w:pStyle w:val="Textebrut"/>
        <w:rPr>
          <w:rFonts w:ascii="Courier New" w:hAnsi="Courier New" w:cs="Courier New"/>
          <w:lang w:val="en-US"/>
        </w:rPr>
      </w:pPr>
    </w:p>
    <w:p w14:paraId="327C459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 A/AAAA </w:t>
      </w:r>
      <w:del w:id="76" w:author="BOUCADAIR Mohamed INNOV/NET" w:date="2025-12-04T20:54:00Z">
        <w:r w:rsidRPr="001E05DF" w:rsidDel="001848ED">
          <w:rPr>
            <w:rFonts w:ascii="Courier New" w:hAnsi="Courier New" w:cs="Courier New"/>
            <w:lang w:val="en-US"/>
          </w:rPr>
          <w:delText xml:space="preserve">record </w:delText>
        </w:r>
      </w:del>
      <w:ins w:id="77" w:author="BOUCADAIR Mohamed INNOV/NET" w:date="2025-12-04T20:54:00Z">
        <w:r w:rsidR="001848ED">
          <w:rPr>
            <w:rFonts w:ascii="Courier New" w:hAnsi="Courier New" w:cs="Courier New"/>
            <w:lang w:val="en-US"/>
          </w:rPr>
          <w:t>RR</w:t>
        </w:r>
        <w:r w:rsidR="001848ED" w:rsidRPr="001E05DF">
          <w:rPr>
            <w:rFonts w:ascii="Courier New" w:hAnsi="Courier New" w:cs="Courier New"/>
            <w:lang w:val="en-US"/>
          </w:rPr>
          <w:t xml:space="preserve"> </w:t>
        </w:r>
      </w:ins>
      <w:r w:rsidRPr="001E05DF">
        <w:rPr>
          <w:rFonts w:ascii="Courier New" w:hAnsi="Courier New" w:cs="Courier New"/>
          <w:lang w:val="en-US"/>
        </w:rPr>
        <w:t>for in-domain NS:</w:t>
      </w:r>
    </w:p>
    <w:p w14:paraId="648727D8" w14:textId="60D27FC9"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If the parent provides </w:t>
      </w:r>
      <w:del w:id="78" w:author="BOUCADAIR Mohamed INNOV/NET" w:date="2025-12-08T14:54:00Z" w16du:dateUtc="2025-12-08T13:54:00Z">
        <w:r w:rsidRPr="001E05DF" w:rsidDel="004C096F">
          <w:rPr>
            <w:rFonts w:ascii="Courier New" w:hAnsi="Courier New" w:cs="Courier New"/>
            <w:lang w:val="en-US"/>
          </w:rPr>
          <w:delText xml:space="preserve">GLUE </w:delText>
        </w:r>
      </w:del>
      <w:ins w:id="79" w:author="BOUCADAIR Mohamed INNOV/NET" w:date="2025-12-08T14:54:00Z" w16du:dateUtc="2025-12-08T13:54:00Z">
        <w:r w:rsidR="004C096F">
          <w:rPr>
            <w:rFonts w:ascii="Courier New" w:hAnsi="Courier New" w:cs="Courier New"/>
            <w:lang w:val="en-US"/>
          </w:rPr>
          <w:t>glue</w:t>
        </w:r>
        <w:r w:rsidR="004C096F" w:rsidRPr="001E05DF">
          <w:rPr>
            <w:rFonts w:ascii="Courier New" w:hAnsi="Courier New" w:cs="Courier New"/>
            <w:lang w:val="en-US"/>
          </w:rPr>
          <w:t xml:space="preserve"> </w:t>
        </w:r>
      </w:ins>
      <w:r w:rsidRPr="001E05DF">
        <w:rPr>
          <w:rFonts w:ascii="Courier New" w:hAnsi="Courier New" w:cs="Courier New"/>
          <w:lang w:val="en-US"/>
        </w:rPr>
        <w:t>records for both IP versions but the</w:t>
      </w:r>
    </w:p>
    <w:p w14:paraId="30106FD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child zone itself lacks corresponding A or AAAA </w:t>
      </w:r>
      <w:del w:id="80" w:author="BOUCADAIR Mohamed INNOV/NET" w:date="2025-12-04T20:54:00Z">
        <w:r w:rsidRPr="001E05DF" w:rsidDel="001848ED">
          <w:rPr>
            <w:rFonts w:ascii="Courier New" w:hAnsi="Courier New" w:cs="Courier New"/>
            <w:lang w:val="en-US"/>
          </w:rPr>
          <w:delText xml:space="preserve">records </w:delText>
        </w:r>
      </w:del>
      <w:ins w:id="81" w:author="BOUCADAIR Mohamed INNOV/NET" w:date="2025-12-04T20:54:00Z">
        <w:r w:rsidR="001848ED">
          <w:rPr>
            <w:rFonts w:ascii="Courier New" w:hAnsi="Courier New" w:cs="Courier New"/>
            <w:lang w:val="en-US"/>
          </w:rPr>
          <w:t>RRs</w:t>
        </w:r>
        <w:r w:rsidR="001848ED" w:rsidRPr="001E05DF">
          <w:rPr>
            <w:rFonts w:ascii="Courier New" w:hAnsi="Courier New" w:cs="Courier New"/>
            <w:lang w:val="en-US"/>
          </w:rPr>
          <w:t xml:space="preserve"> </w:t>
        </w:r>
      </w:ins>
      <w:r w:rsidRPr="001E05DF">
        <w:rPr>
          <w:rFonts w:ascii="Courier New" w:hAnsi="Courier New" w:cs="Courier New"/>
          <w:lang w:val="en-US"/>
        </w:rPr>
        <w:t>for its</w:t>
      </w:r>
    </w:p>
    <w:p w14:paraId="019EA9C7" w14:textId="6F150DAC"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in-domain </w:t>
      </w:r>
      <w:r w:rsidRPr="004C096F">
        <w:rPr>
          <w:rFonts w:ascii="Courier New" w:hAnsi="Courier New" w:cs="Courier New"/>
          <w:highlight w:val="yellow"/>
          <w:lang w:val="en-US"/>
          <w:rPrChange w:id="82" w:author="BOUCADAIR Mohamed INNOV/NET" w:date="2025-12-08T14:56:00Z" w16du:dateUtc="2025-12-08T13:56:00Z">
            <w:rPr>
              <w:rFonts w:ascii="Courier New" w:hAnsi="Courier New" w:cs="Courier New"/>
              <w:lang w:val="en-US"/>
            </w:rPr>
          </w:rPrChange>
        </w:rPr>
        <w:t>name server names</w:t>
      </w:r>
      <w:r w:rsidRPr="001E05DF">
        <w:rPr>
          <w:rFonts w:ascii="Courier New" w:hAnsi="Courier New" w:cs="Courier New"/>
          <w:lang w:val="en-US"/>
        </w:rPr>
        <w:t>, resolution via the missing IP version</w:t>
      </w:r>
    </w:p>
    <w:p w14:paraId="3EE3ECA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will fail during delegation revalidation</w:t>
      </w:r>
      <w:ins w:id="83" w:author="BOUCADAIR Mohamed INNOV/NET" w:date="2025-12-04T20:54:00Z">
        <w:r w:rsidR="001848ED">
          <w:rPr>
            <w:rFonts w:ascii="Courier New" w:hAnsi="Courier New" w:cs="Courier New"/>
            <w:lang w:val="en-US"/>
          </w:rPr>
          <w:t xml:space="preserve"> (see, e.g., </w:t>
        </w:r>
      </w:ins>
    </w:p>
    <w:p w14:paraId="48FA360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[I-</w:t>
      </w:r>
      <w:proofErr w:type="spellStart"/>
      <w:proofErr w:type="gramStart"/>
      <w:r w:rsidRPr="001E05DF">
        <w:rPr>
          <w:rFonts w:ascii="Courier New" w:hAnsi="Courier New" w:cs="Courier New"/>
          <w:lang w:val="en-US"/>
        </w:rPr>
        <w:t>D.ietf</w:t>
      </w:r>
      <w:proofErr w:type="spellEnd"/>
      <w:proofErr w:type="gramEnd"/>
      <w:r w:rsidRPr="001E05DF">
        <w:rPr>
          <w:rFonts w:ascii="Courier New" w:hAnsi="Courier New" w:cs="Courier New"/>
          <w:lang w:val="en-US"/>
        </w:rPr>
        <w:t>-dnsop-ns-revalidation]</w:t>
      </w:r>
      <w:ins w:id="84" w:author="BOUCADAIR Mohamed INNOV/NET" w:date="2025-12-04T20:54:00Z">
        <w:r w:rsidR="001848ED">
          <w:rPr>
            <w:rFonts w:ascii="Courier New" w:hAnsi="Courier New" w:cs="Courier New"/>
            <w:lang w:val="en-US"/>
          </w:rPr>
          <w:t>)</w:t>
        </w:r>
      </w:ins>
      <w:r w:rsidRPr="001E05DF">
        <w:rPr>
          <w:rFonts w:ascii="Courier New" w:hAnsi="Courier New" w:cs="Courier New"/>
          <w:lang w:val="en-US"/>
        </w:rPr>
        <w:t>.</w:t>
      </w:r>
    </w:p>
    <w:p w14:paraId="41F6B548" w14:textId="77777777" w:rsidR="00D95157" w:rsidRPr="001E05DF" w:rsidRDefault="00D95157" w:rsidP="00D95157">
      <w:pPr>
        <w:pStyle w:val="Textebrut"/>
        <w:rPr>
          <w:rFonts w:ascii="Courier New" w:hAnsi="Courier New" w:cs="Courier New"/>
          <w:lang w:val="en-US"/>
        </w:rPr>
      </w:pPr>
    </w:p>
    <w:p w14:paraId="30955AB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Zone of sibling domain </w:t>
      </w:r>
      <w:proofErr w:type="spellStart"/>
      <w:r w:rsidRPr="001E05DF">
        <w:rPr>
          <w:rFonts w:ascii="Courier New" w:hAnsi="Courier New" w:cs="Courier New"/>
          <w:lang w:val="en-US"/>
        </w:rPr>
        <w:t>NSes</w:t>
      </w:r>
      <w:proofErr w:type="spellEnd"/>
      <w:r w:rsidRPr="001E05DF">
        <w:rPr>
          <w:rFonts w:ascii="Courier New" w:hAnsi="Courier New" w:cs="Courier New"/>
          <w:lang w:val="en-US"/>
        </w:rPr>
        <w:t xml:space="preserve"> not resolving:</w:t>
      </w:r>
    </w:p>
    <w:p w14:paraId="6CC68E0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If the name from an NS record for a zone is sibling domain, the</w:t>
      </w:r>
    </w:p>
    <w:p w14:paraId="1843711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corresponding zone needs to be resolvable via the IP version in</w:t>
      </w:r>
    </w:p>
    <w:p w14:paraId="6E5580C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question as well.  It is insufficient if the name pointed to by</w:t>
      </w:r>
    </w:p>
    <w:p w14:paraId="613B1A5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NS record has an associated A or AAAA record correspondingly.</w:t>
      </w:r>
    </w:p>
    <w:p w14:paraId="336DEB0C" w14:textId="77777777" w:rsidR="00D95157" w:rsidRPr="001E05DF" w:rsidRDefault="00D95157" w:rsidP="00D95157">
      <w:pPr>
        <w:pStyle w:val="Textebrut"/>
        <w:rPr>
          <w:rFonts w:ascii="Courier New" w:hAnsi="Courier New" w:cs="Courier New"/>
          <w:lang w:val="en-US"/>
        </w:rPr>
      </w:pPr>
    </w:p>
    <w:p w14:paraId="1ADEFFB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Parent zone not resolvable via one IP version:</w:t>
      </w:r>
    </w:p>
    <w:p w14:paraId="780570A3" w14:textId="61773D3D"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For a zone to be resolvable via an IP version</w:t>
      </w:r>
      <w:ins w:id="85" w:author="BOUCADAIR Mohamed INNOV/NET" w:date="2025-12-08T14:58:00Z" w16du:dateUtc="2025-12-08T13:58:00Z">
        <w:r w:rsidR="00901CBE">
          <w:rPr>
            <w:rFonts w:ascii="Courier New" w:hAnsi="Courier New" w:cs="Courier New"/>
            <w:lang w:val="en-US"/>
          </w:rPr>
          <w:t>,</w:t>
        </w:r>
      </w:ins>
      <w:r w:rsidRPr="001E05DF">
        <w:rPr>
          <w:rFonts w:ascii="Courier New" w:hAnsi="Courier New" w:cs="Courier New"/>
          <w:lang w:val="en-US"/>
        </w:rPr>
        <w:t xml:space="preserve"> the parent zones up</w:t>
      </w:r>
    </w:p>
    <w:p w14:paraId="03BF16E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to the root zone needs to be resolvable via that IP version as</w:t>
      </w:r>
    </w:p>
    <w:p w14:paraId="54DE4EC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well.  Any zone not resolvable via the concerned IP version breaks</w:t>
      </w:r>
    </w:p>
    <w:p w14:paraId="6F81A86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delegation chain for all its children.</w:t>
      </w:r>
    </w:p>
    <w:p w14:paraId="5C26250C" w14:textId="77777777" w:rsidR="00D95157" w:rsidRPr="001E05DF" w:rsidRDefault="00D95157" w:rsidP="00D95157">
      <w:pPr>
        <w:pStyle w:val="Textebrut"/>
        <w:rPr>
          <w:rFonts w:ascii="Courier New" w:hAnsi="Courier New" w:cs="Courier New"/>
          <w:lang w:val="en-US"/>
        </w:rPr>
      </w:pPr>
    </w:p>
    <w:p w14:paraId="3E682F0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above misconfigurations are not mutually exclusive.</w:t>
      </w:r>
    </w:p>
    <w:p w14:paraId="3DE0E813" w14:textId="77777777" w:rsidR="00D95157" w:rsidRPr="001E05DF" w:rsidRDefault="00D95157" w:rsidP="00D95157">
      <w:pPr>
        <w:pStyle w:val="Textebrut"/>
        <w:rPr>
          <w:rFonts w:ascii="Courier New" w:hAnsi="Courier New" w:cs="Courier New"/>
          <w:lang w:val="en-US"/>
        </w:rPr>
      </w:pPr>
    </w:p>
    <w:p w14:paraId="7833F42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Furthermore, any of the misconfigurations above may not only</w:t>
      </w:r>
    </w:p>
    <w:p w14:paraId="7C2A281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materialize via a missing </w:t>
      </w:r>
      <w:commentRangeStart w:id="86"/>
      <w:del w:id="87" w:author="BOUCADAIR Mohamed INNOV/NET" w:date="2025-12-04T20:55:00Z">
        <w:r w:rsidRPr="001E05DF" w:rsidDel="001848ED">
          <w:rPr>
            <w:rFonts w:ascii="Courier New" w:hAnsi="Courier New" w:cs="Courier New"/>
            <w:lang w:val="en-US"/>
          </w:rPr>
          <w:delText>Resource Record (</w:delText>
        </w:r>
      </w:del>
      <w:r w:rsidRPr="001E05DF">
        <w:rPr>
          <w:rFonts w:ascii="Courier New" w:hAnsi="Courier New" w:cs="Courier New"/>
          <w:lang w:val="en-US"/>
        </w:rPr>
        <w:t>RR</w:t>
      </w:r>
      <w:del w:id="88" w:author="BOUCADAIR Mohamed INNOV/NET" w:date="2025-12-04T20:55:00Z">
        <w:r w:rsidRPr="001E05DF" w:rsidDel="001848ED">
          <w:rPr>
            <w:rFonts w:ascii="Courier New" w:hAnsi="Courier New" w:cs="Courier New"/>
            <w:lang w:val="en-US"/>
          </w:rPr>
          <w:delText>)</w:delText>
        </w:r>
      </w:del>
      <w:r w:rsidRPr="001E05DF">
        <w:rPr>
          <w:rFonts w:ascii="Courier New" w:hAnsi="Courier New" w:cs="Courier New"/>
          <w:lang w:val="en-US"/>
        </w:rPr>
        <w:t xml:space="preserve"> </w:t>
      </w:r>
      <w:commentRangeEnd w:id="86"/>
      <w:r w:rsidR="00901CBE">
        <w:rPr>
          <w:rStyle w:val="Marquedecommentaire"/>
          <w:rFonts w:ascii="Aptos" w:hAnsi="Aptos"/>
        </w:rPr>
        <w:commentReference w:id="86"/>
      </w:r>
      <w:r w:rsidRPr="001E05DF">
        <w:rPr>
          <w:rFonts w:ascii="Courier New" w:hAnsi="Courier New" w:cs="Courier New"/>
          <w:lang w:val="en-US"/>
        </w:rPr>
        <w:t>but also via an RR</w:t>
      </w:r>
    </w:p>
    <w:p w14:paraId="78504BD2" w14:textId="2E5E6CFE"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providing the IP address of a name server that is not configured to</w:t>
      </w:r>
    </w:p>
    <w:p w14:paraId="3B79BF49" w14:textId="10B072A2"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answer queries via that IP version [V6DNSRDY-23].</w:t>
      </w:r>
    </w:p>
    <w:p w14:paraId="48AC2112" w14:textId="77777777" w:rsidR="00D95157" w:rsidRPr="001E05DF" w:rsidRDefault="00D95157" w:rsidP="00D95157">
      <w:pPr>
        <w:pStyle w:val="Textebrut"/>
        <w:rPr>
          <w:rFonts w:ascii="Courier New" w:hAnsi="Courier New" w:cs="Courier New"/>
          <w:lang w:val="en-US"/>
        </w:rPr>
      </w:pPr>
    </w:p>
    <w:p w14:paraId="0E7D894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3.2.  Network Conditions Causing IP Version Related Name Space</w:t>
      </w:r>
    </w:p>
    <w:p w14:paraId="0109400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w:t>
      </w:r>
    </w:p>
    <w:p w14:paraId="5AEA9D24" w14:textId="77777777" w:rsidR="00D95157" w:rsidRPr="001E05DF" w:rsidRDefault="00D95157" w:rsidP="00D95157">
      <w:pPr>
        <w:pStyle w:val="Textebrut"/>
        <w:rPr>
          <w:rFonts w:ascii="Courier New" w:hAnsi="Courier New" w:cs="Courier New"/>
          <w:lang w:val="en-US"/>
        </w:rPr>
      </w:pPr>
    </w:p>
    <w:p w14:paraId="759B624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 addition to explicit misconfigurations in the served DNS zones,</w:t>
      </w:r>
    </w:p>
    <w:p w14:paraId="6516B1F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network conditions may also influence a resolver's ability to resolve</w:t>
      </w:r>
    </w:p>
    <w:p w14:paraId="32B6E93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names in a zone.  The most common issue</w:t>
      </w:r>
      <w:del w:id="89" w:author="BOUCADAIR Mohamed INNOV/NET" w:date="2025-12-04T20:55:00Z">
        <w:r w:rsidRPr="001E05DF" w:rsidDel="001848ED">
          <w:rPr>
            <w:rFonts w:ascii="Courier New" w:hAnsi="Courier New" w:cs="Courier New"/>
            <w:lang w:val="en-US"/>
          </w:rPr>
          <w:delText xml:space="preserve"> here</w:delText>
        </w:r>
      </w:del>
      <w:r w:rsidRPr="001E05DF">
        <w:rPr>
          <w:rFonts w:ascii="Courier New" w:hAnsi="Courier New" w:cs="Courier New"/>
          <w:lang w:val="en-US"/>
        </w:rPr>
        <w:t xml:space="preserve"> are packets requiring</w:t>
      </w:r>
    </w:p>
    <w:p w14:paraId="2E1CABB5" w14:textId="7A267B06"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 given a reduced path MTU (PMTU) and MTU </w:t>
      </w:r>
      <w:commentRangeStart w:id="90"/>
      <w:del w:id="91" w:author="BOUCADAIR Mohamed INNOV/NET" w:date="2025-12-08T15:00:00Z" w16du:dateUtc="2025-12-08T14:00:00Z">
        <w:r w:rsidRPr="001848ED" w:rsidDel="00901CBE">
          <w:rPr>
            <w:rFonts w:ascii="Courier New" w:hAnsi="Courier New" w:cs="Courier New"/>
            <w:highlight w:val="yellow"/>
            <w:lang w:val="en-US"/>
            <w:rPrChange w:id="92" w:author="BOUCADAIR Mohamed INNOV/NET" w:date="2025-12-04T20:56:00Z">
              <w:rPr>
                <w:rFonts w:ascii="Courier New" w:hAnsi="Courier New" w:cs="Courier New"/>
                <w:lang w:val="en-US"/>
              </w:rPr>
            </w:rPrChange>
          </w:rPr>
          <w:delText>blackholes</w:delText>
        </w:r>
        <w:commentRangeEnd w:id="90"/>
        <w:r w:rsidR="00901CBE" w:rsidDel="00901CBE">
          <w:rPr>
            <w:rStyle w:val="Marquedecommentaire"/>
            <w:rFonts w:ascii="Aptos" w:hAnsi="Aptos"/>
          </w:rPr>
          <w:commentReference w:id="90"/>
        </w:r>
      </w:del>
      <w:ins w:id="93" w:author="BOUCADAIR Mohamed INNOV/NET" w:date="2025-12-08T15:00:00Z" w16du:dateUtc="2025-12-08T14:00:00Z">
        <w:r w:rsidR="00901CBE">
          <w:rPr>
            <w:rFonts w:ascii="Courier New" w:hAnsi="Courier New" w:cs="Courier New"/>
            <w:lang w:val="en-US"/>
          </w:rPr>
          <w:t>discards</w:t>
        </w:r>
      </w:ins>
      <w:r w:rsidRPr="001E05DF">
        <w:rPr>
          <w:rFonts w:ascii="Courier New" w:hAnsi="Courier New" w:cs="Courier New"/>
          <w:lang w:val="en-US"/>
        </w:rPr>
        <w:t>,</w:t>
      </w:r>
    </w:p>
    <w:p w14:paraId="1CF40D5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i.e., packets being dropped on-path due to exceeding the MTU of the</w:t>
      </w:r>
    </w:p>
    <w:p w14:paraId="59B1244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link to the next-hop without the sender being notified.  This can</w:t>
      </w:r>
    </w:p>
    <w:p w14:paraId="7BCA089D" w14:textId="43418E92"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manifest in the following ways:</w:t>
      </w:r>
    </w:p>
    <w:p w14:paraId="10B97828" w14:textId="77777777" w:rsidR="00D95157" w:rsidRPr="001E05DF" w:rsidRDefault="00D95157" w:rsidP="00D95157">
      <w:pPr>
        <w:pStyle w:val="Textebrut"/>
        <w:rPr>
          <w:rFonts w:ascii="Courier New" w:hAnsi="Courier New" w:cs="Courier New"/>
          <w:lang w:val="en-US"/>
        </w:rPr>
      </w:pPr>
    </w:p>
    <w:p w14:paraId="3643599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DNS-over-UDP packets requiring fragmentation</w:t>
      </w:r>
    </w:p>
    <w:p w14:paraId="50D0E57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When using </w:t>
      </w:r>
      <w:proofErr w:type="gramStart"/>
      <w:r w:rsidRPr="001E05DF">
        <w:rPr>
          <w:rFonts w:ascii="Courier New" w:hAnsi="Courier New" w:cs="Courier New"/>
          <w:lang w:val="en-US"/>
        </w:rPr>
        <w:t>EDNS(</w:t>
      </w:r>
      <w:proofErr w:type="gramEnd"/>
      <w:r w:rsidRPr="001E05DF">
        <w:rPr>
          <w:rFonts w:ascii="Courier New" w:hAnsi="Courier New" w:cs="Courier New"/>
          <w:lang w:val="en-US"/>
        </w:rPr>
        <w:t>0) to communicate support for DNS messages larger</w:t>
      </w:r>
    </w:p>
    <w:p w14:paraId="79012BB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than 512 octets [RFC6891] via </w:t>
      </w:r>
      <w:del w:id="94" w:author="BOUCADAIR Mohamed INNOV/NET" w:date="2025-12-04T20:57:00Z">
        <w:r w:rsidRPr="001E05DF" w:rsidDel="005F099C">
          <w:rPr>
            <w:rFonts w:ascii="Courier New" w:hAnsi="Courier New" w:cs="Courier New"/>
            <w:lang w:val="en-US"/>
          </w:rPr>
          <w:delText xml:space="preserve">traditional </w:delText>
        </w:r>
      </w:del>
      <w:ins w:id="95" w:author="BOUCADAIR Mohamed INNOV/NET" w:date="2025-12-04T20:57:00Z">
        <w:r w:rsidR="005F099C">
          <w:rPr>
            <w:rFonts w:ascii="Courier New" w:hAnsi="Courier New" w:cs="Courier New"/>
            <w:lang w:val="en-US"/>
          </w:rPr>
          <w:t>conventional</w:t>
        </w:r>
        <w:r w:rsidR="005F099C" w:rsidRPr="001E05DF">
          <w:rPr>
            <w:rFonts w:ascii="Courier New" w:hAnsi="Courier New" w:cs="Courier New"/>
            <w:lang w:val="en-US"/>
          </w:rPr>
          <w:t xml:space="preserve"> </w:t>
        </w:r>
      </w:ins>
      <w:r w:rsidRPr="001E05DF">
        <w:rPr>
          <w:rFonts w:ascii="Courier New" w:hAnsi="Courier New" w:cs="Courier New"/>
          <w:lang w:val="en-US"/>
        </w:rPr>
        <w:t>DNS-over-UDP transport</w:t>
      </w:r>
    </w:p>
    <w:p w14:paraId="3CF667D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according to </w:t>
      </w:r>
      <w:del w:id="96" w:author="BOUCADAIR Mohamed INNOV/NET" w:date="2025-12-04T20:57:00Z">
        <w:r w:rsidRPr="001E05DF" w:rsidDel="005F099C">
          <w:rPr>
            <w:rFonts w:ascii="Courier New" w:hAnsi="Courier New" w:cs="Courier New"/>
            <w:lang w:val="en-US"/>
          </w:rPr>
          <w:delText xml:space="preserve">RFC1035 </w:delText>
        </w:r>
      </w:del>
      <w:r w:rsidRPr="001E05DF">
        <w:rPr>
          <w:rFonts w:ascii="Courier New" w:hAnsi="Courier New" w:cs="Courier New"/>
          <w:lang w:val="en-US"/>
        </w:rPr>
        <w:t>[RFC1035], an IP packet carrying a DNS</w:t>
      </w:r>
    </w:p>
    <w:p w14:paraId="53F9851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response may exceed the PMTU for the path to a resolver.  If an</w:t>
      </w:r>
    </w:p>
    <w:p w14:paraId="26734D66" w14:textId="58012E44"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authoritative DNS server does not follow [RFC9715]</w:t>
      </w:r>
      <w:ins w:id="97" w:author="BOUCADAIR Mohamed INNOV/NET" w:date="2025-12-08T15:03:00Z" w16du:dateUtc="2025-12-08T14:03:00Z">
        <w:r w:rsidR="008C538B">
          <w:rPr>
            <w:rFonts w:ascii="Courier New" w:hAnsi="Courier New" w:cs="Courier New"/>
            <w:lang w:val="en-US"/>
          </w:rPr>
          <w:t xml:space="preserve"> (</w:t>
        </w:r>
      </w:ins>
      <w:del w:id="98" w:author="BOUCADAIR Mohamed INNOV/NET" w:date="2025-12-08T15:03:00Z" w16du:dateUtc="2025-12-08T14:03:00Z">
        <w:r w:rsidRPr="001E05DF" w:rsidDel="008C538B">
          <w:rPr>
            <w:rFonts w:ascii="Courier New" w:hAnsi="Courier New" w:cs="Courier New"/>
            <w:lang w:val="en-US"/>
          </w:rPr>
          <w:delText xml:space="preserve">, </w:delText>
        </w:r>
      </w:del>
      <w:r w:rsidRPr="001E05DF">
        <w:rPr>
          <w:rFonts w:ascii="Courier New" w:hAnsi="Courier New" w:cs="Courier New"/>
          <w:lang w:val="en-US"/>
        </w:rPr>
        <w:t>i.e., honors</w:t>
      </w:r>
    </w:p>
    <w:p w14:paraId="306D0292" w14:textId="6575F5CB"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gramStart"/>
      <w:r w:rsidRPr="001E05DF">
        <w:rPr>
          <w:rFonts w:ascii="Courier New" w:hAnsi="Courier New" w:cs="Courier New"/>
          <w:lang w:val="en-US"/>
        </w:rPr>
        <w:t>EDNS(</w:t>
      </w:r>
      <w:proofErr w:type="gramEnd"/>
      <w:r w:rsidRPr="001E05DF">
        <w:rPr>
          <w:rFonts w:ascii="Courier New" w:hAnsi="Courier New" w:cs="Courier New"/>
          <w:lang w:val="en-US"/>
        </w:rPr>
        <w:t>0) sizes larger than 1232 octets</w:t>
      </w:r>
      <w:ins w:id="99" w:author="BOUCADAIR Mohamed INNOV/NET" w:date="2025-12-08T15:03:00Z" w16du:dateUtc="2025-12-08T14:03:00Z">
        <w:r w:rsidR="008C538B">
          <w:rPr>
            <w:rFonts w:ascii="Courier New" w:hAnsi="Courier New" w:cs="Courier New"/>
            <w:lang w:val="en-US"/>
          </w:rPr>
          <w:t>)</w:t>
        </w:r>
      </w:ins>
      <w:r w:rsidRPr="001E05DF">
        <w:rPr>
          <w:rFonts w:ascii="Courier New" w:hAnsi="Courier New" w:cs="Courier New"/>
          <w:lang w:val="en-US"/>
        </w:rPr>
        <w:t>, it will try to fragment the</w:t>
      </w:r>
    </w:p>
    <w:p w14:paraId="61085D9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packet according to the discovered PMTU.  Such packets mostly</w:t>
      </w:r>
    </w:p>
    <w:p w14:paraId="18FAB5A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occur for DNSKEY responses with DNSSEC [RFC4034].</w:t>
      </w:r>
    </w:p>
    <w:p w14:paraId="6516CA89" w14:textId="77777777" w:rsidR="00D95157" w:rsidRPr="001E05DF" w:rsidRDefault="00D95157" w:rsidP="00D95157">
      <w:pPr>
        <w:pStyle w:val="Textebrut"/>
        <w:rPr>
          <w:rFonts w:ascii="Courier New" w:hAnsi="Courier New" w:cs="Courier New"/>
          <w:lang w:val="en-US"/>
        </w:rPr>
      </w:pPr>
    </w:p>
    <w:p w14:paraId="3664DCEF" w14:textId="77777777" w:rsidR="00D95157" w:rsidRPr="00901CBE"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r w:rsidRPr="00901CBE">
        <w:rPr>
          <w:rFonts w:ascii="Courier New" w:hAnsi="Courier New" w:cs="Courier New"/>
          <w:lang w:val="en-US"/>
        </w:rPr>
        <w:t xml:space="preserve">In general, DNS servers SHOULD follow </w:t>
      </w:r>
      <w:del w:id="100" w:author="BOUCADAIR Mohamed INNOV/NET" w:date="2025-12-04T20:56:00Z">
        <w:r w:rsidRPr="00901CBE" w:rsidDel="005F099C">
          <w:rPr>
            <w:rFonts w:ascii="Courier New" w:hAnsi="Courier New" w:cs="Courier New"/>
            <w:lang w:val="en-US"/>
          </w:rPr>
          <w:delText xml:space="preserve">RFC9715 </w:delText>
        </w:r>
      </w:del>
      <w:r w:rsidRPr="00901CBE">
        <w:rPr>
          <w:rFonts w:ascii="Courier New" w:hAnsi="Courier New" w:cs="Courier New"/>
          <w:lang w:val="en-US"/>
        </w:rPr>
        <w:t>[RFC9715], which</w:t>
      </w:r>
    </w:p>
    <w:p w14:paraId="05B81D68" w14:textId="77777777" w:rsidR="00D95157" w:rsidRPr="00901CBE" w:rsidRDefault="00D95157" w:rsidP="00D95157">
      <w:pPr>
        <w:pStyle w:val="Textebrut"/>
        <w:rPr>
          <w:rFonts w:ascii="Courier New" w:hAnsi="Courier New" w:cs="Courier New"/>
          <w:lang w:val="en-US"/>
        </w:rPr>
      </w:pPr>
      <w:r w:rsidRPr="00901CBE">
        <w:rPr>
          <w:rFonts w:ascii="Courier New" w:hAnsi="Courier New" w:cs="Courier New"/>
          <w:lang w:val="en-US"/>
        </w:rPr>
        <w:t xml:space="preserve">      provides additional guidance on preventing fragmentation by</w:t>
      </w:r>
    </w:p>
    <w:p w14:paraId="35281FC7" w14:textId="77777777" w:rsidR="00D95157" w:rsidRPr="00901CBE" w:rsidRDefault="00D95157" w:rsidP="00D95157">
      <w:pPr>
        <w:pStyle w:val="Textebrut"/>
        <w:rPr>
          <w:rFonts w:ascii="Courier New" w:hAnsi="Courier New" w:cs="Courier New"/>
          <w:lang w:val="en-US"/>
        </w:rPr>
      </w:pPr>
      <w:r w:rsidRPr="00901CBE">
        <w:rPr>
          <w:rFonts w:ascii="Courier New" w:hAnsi="Courier New" w:cs="Courier New"/>
          <w:lang w:val="en-US"/>
        </w:rPr>
        <w:t xml:space="preserve">      ensuring that the maximum DNS/UDP payload size does not exceed</w:t>
      </w:r>
    </w:p>
    <w:p w14:paraId="4C0AADB0" w14:textId="77777777" w:rsidR="00D95157" w:rsidRPr="00901CBE" w:rsidRDefault="00D95157" w:rsidP="00D95157">
      <w:pPr>
        <w:pStyle w:val="Textebrut"/>
        <w:rPr>
          <w:rFonts w:ascii="Courier New" w:hAnsi="Courier New" w:cs="Courier New"/>
          <w:lang w:val="en-US"/>
        </w:rPr>
      </w:pPr>
      <w:r w:rsidRPr="00901CBE">
        <w:rPr>
          <w:rFonts w:ascii="Courier New" w:hAnsi="Courier New" w:cs="Courier New"/>
          <w:lang w:val="en-US"/>
        </w:rPr>
        <w:t xml:space="preserve">      1400 octets.  This can be accomplished by setting a corresponding</w:t>
      </w:r>
    </w:p>
    <w:p w14:paraId="76C9CDA1" w14:textId="77777777" w:rsidR="00D95157" w:rsidRPr="00901CBE" w:rsidRDefault="00D95157" w:rsidP="00D95157">
      <w:pPr>
        <w:pStyle w:val="Textebrut"/>
        <w:rPr>
          <w:rFonts w:ascii="Courier New" w:hAnsi="Courier New" w:cs="Courier New"/>
          <w:lang w:val="en-US"/>
        </w:rPr>
      </w:pPr>
      <w:r w:rsidRPr="00901CBE">
        <w:rPr>
          <w:rFonts w:ascii="Courier New" w:hAnsi="Courier New" w:cs="Courier New"/>
          <w:lang w:val="en-US"/>
        </w:rPr>
        <w:t xml:space="preserve">      </w:t>
      </w:r>
      <w:proofErr w:type="gramStart"/>
      <w:r w:rsidRPr="00901CBE">
        <w:rPr>
          <w:rFonts w:ascii="Courier New" w:hAnsi="Courier New" w:cs="Courier New"/>
          <w:lang w:val="en-US"/>
        </w:rPr>
        <w:t>EDNS(</w:t>
      </w:r>
      <w:proofErr w:type="gramEnd"/>
      <w:r w:rsidRPr="00901CBE">
        <w:rPr>
          <w:rFonts w:ascii="Courier New" w:hAnsi="Courier New" w:cs="Courier New"/>
          <w:lang w:val="en-US"/>
        </w:rPr>
        <w:t>0) size, with most implementations using a lower EDNS(0) size</w:t>
      </w:r>
    </w:p>
    <w:p w14:paraId="2EF26441" w14:textId="77777777" w:rsidR="00D95157" w:rsidRPr="00901CBE" w:rsidRDefault="00D95157" w:rsidP="00D95157">
      <w:pPr>
        <w:pStyle w:val="Textebrut"/>
        <w:rPr>
          <w:rFonts w:ascii="Courier New" w:hAnsi="Courier New" w:cs="Courier New"/>
          <w:lang w:val="en-US"/>
        </w:rPr>
      </w:pPr>
      <w:r w:rsidRPr="00901CBE">
        <w:rPr>
          <w:rFonts w:ascii="Courier New" w:hAnsi="Courier New" w:cs="Courier New"/>
          <w:lang w:val="en-US"/>
        </w:rPr>
        <w:t xml:space="preserve">      of 1232 octets following [DNSFlagDay2020], to ensure that</w:t>
      </w:r>
    </w:p>
    <w:p w14:paraId="381B3BBD" w14:textId="77777777" w:rsidR="00D95157" w:rsidRPr="00901CBE" w:rsidRDefault="00D95157" w:rsidP="00D95157">
      <w:pPr>
        <w:pStyle w:val="Textebrut"/>
        <w:rPr>
          <w:rFonts w:ascii="Courier New" w:hAnsi="Courier New" w:cs="Courier New"/>
          <w:lang w:val="en-US"/>
        </w:rPr>
      </w:pPr>
      <w:r w:rsidRPr="00901CBE">
        <w:rPr>
          <w:rFonts w:ascii="Courier New" w:hAnsi="Courier New" w:cs="Courier New"/>
          <w:lang w:val="en-US"/>
        </w:rPr>
        <w:t xml:space="preserve">      generated packets always fit into lower bound of the IPv6 MTU of</w:t>
      </w:r>
    </w:p>
    <w:p w14:paraId="3F1AD6E0" w14:textId="77777777" w:rsidR="00D95157" w:rsidRPr="00901CBE" w:rsidRDefault="00D95157" w:rsidP="00D95157">
      <w:pPr>
        <w:pStyle w:val="Textebrut"/>
        <w:rPr>
          <w:rFonts w:ascii="Courier New" w:hAnsi="Courier New" w:cs="Courier New"/>
          <w:lang w:val="en-US"/>
        </w:rPr>
      </w:pPr>
      <w:r w:rsidRPr="00901CBE">
        <w:rPr>
          <w:rFonts w:ascii="Courier New" w:hAnsi="Courier New" w:cs="Courier New"/>
          <w:lang w:val="en-US"/>
        </w:rPr>
        <w:lastRenderedPageBreak/>
        <w:t xml:space="preserve">      1280, as defined in [RFC8200].  Hence, DNS servers MAY opt to set</w:t>
      </w:r>
    </w:p>
    <w:p w14:paraId="64B316D9" w14:textId="77777777" w:rsidR="00D95157" w:rsidRPr="001E05DF" w:rsidRDefault="00D95157" w:rsidP="00D95157">
      <w:pPr>
        <w:pStyle w:val="Textebrut"/>
        <w:rPr>
          <w:rFonts w:ascii="Courier New" w:hAnsi="Courier New" w:cs="Courier New"/>
          <w:lang w:val="en-US"/>
        </w:rPr>
      </w:pPr>
      <w:r w:rsidRPr="00901CBE">
        <w:rPr>
          <w:rFonts w:ascii="Courier New" w:hAnsi="Courier New" w:cs="Courier New"/>
          <w:lang w:val="en-US"/>
        </w:rPr>
        <w:t xml:space="preserve">      an </w:t>
      </w:r>
      <w:proofErr w:type="gramStart"/>
      <w:r w:rsidRPr="00901CBE">
        <w:rPr>
          <w:rFonts w:ascii="Courier New" w:hAnsi="Courier New" w:cs="Courier New"/>
          <w:lang w:val="en-US"/>
        </w:rPr>
        <w:t>EDNS(</w:t>
      </w:r>
      <w:proofErr w:type="gramEnd"/>
      <w:r w:rsidRPr="00901CBE">
        <w:rPr>
          <w:rFonts w:ascii="Courier New" w:hAnsi="Courier New" w:cs="Courier New"/>
          <w:lang w:val="en-US"/>
        </w:rPr>
        <w:t>0) size of 1232 octets following [DNSFlagDay2020].</w:t>
      </w:r>
    </w:p>
    <w:p w14:paraId="45807BEB" w14:textId="77777777" w:rsidR="00D95157" w:rsidRPr="001E05DF" w:rsidRDefault="00D95157" w:rsidP="00D95157">
      <w:pPr>
        <w:pStyle w:val="Textebrut"/>
        <w:rPr>
          <w:rFonts w:ascii="Courier New" w:hAnsi="Courier New" w:cs="Courier New"/>
          <w:lang w:val="en-US"/>
        </w:rPr>
      </w:pPr>
    </w:p>
    <w:p w14:paraId="6D1EAE3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Additionally, DNS servers MAY opt to explicitly not rely on path</w:t>
      </w:r>
    </w:p>
    <w:p w14:paraId="4D0EC85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MTU discovery [RFC4821] or PLPMTUD [RFC8899], by instead using</w:t>
      </w:r>
    </w:p>
    <w:p w14:paraId="4B280FA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IPV6_USE_MIN_MTU=1 from </w:t>
      </w:r>
      <w:del w:id="101" w:author="BOUCADAIR Mohamed INNOV/NET" w:date="2025-12-04T20:58:00Z">
        <w:r w:rsidRPr="001E05DF" w:rsidDel="003839C4">
          <w:rPr>
            <w:rFonts w:ascii="Courier New" w:hAnsi="Courier New" w:cs="Courier New"/>
            <w:lang w:val="en-US"/>
          </w:rPr>
          <w:delText xml:space="preserve">RFC3542 </w:delText>
        </w:r>
      </w:del>
      <w:r w:rsidRPr="001E05DF">
        <w:rPr>
          <w:rFonts w:ascii="Courier New" w:hAnsi="Courier New" w:cs="Courier New"/>
          <w:lang w:val="en-US"/>
        </w:rPr>
        <w:t>[RFC3542] to avoid the need to</w:t>
      </w:r>
    </w:p>
    <w:p w14:paraId="5AEDBBB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perform </w:t>
      </w:r>
      <w:del w:id="102" w:author="BOUCADAIR Mohamed INNOV/NET" w:date="2025-12-04T20:58:00Z">
        <w:r w:rsidRPr="001E05DF" w:rsidDel="003839C4">
          <w:rPr>
            <w:rFonts w:ascii="Courier New" w:hAnsi="Courier New" w:cs="Courier New"/>
            <w:lang w:val="en-US"/>
          </w:rPr>
          <w:delText>path MTU</w:delText>
        </w:r>
      </w:del>
      <w:ins w:id="103" w:author="BOUCADAIR Mohamed INNOV/NET" w:date="2025-12-04T20:58:00Z">
        <w:r w:rsidR="003839C4">
          <w:rPr>
            <w:rFonts w:ascii="Courier New" w:hAnsi="Courier New" w:cs="Courier New"/>
            <w:lang w:val="en-US"/>
          </w:rPr>
          <w:t>PMTU</w:t>
        </w:r>
      </w:ins>
      <w:r w:rsidRPr="001E05DF">
        <w:rPr>
          <w:rFonts w:ascii="Courier New" w:hAnsi="Courier New" w:cs="Courier New"/>
          <w:lang w:val="en-US"/>
        </w:rPr>
        <w:t xml:space="preserve"> discovery.</w:t>
      </w:r>
    </w:p>
    <w:p w14:paraId="6D47E001" w14:textId="77777777" w:rsidR="00D95157" w:rsidRPr="001E05DF" w:rsidRDefault="00D95157" w:rsidP="00D95157">
      <w:pPr>
        <w:pStyle w:val="Textebrut"/>
        <w:rPr>
          <w:rFonts w:ascii="Courier New" w:hAnsi="Courier New" w:cs="Courier New"/>
          <w:lang w:val="en-US"/>
        </w:rPr>
      </w:pPr>
    </w:p>
    <w:p w14:paraId="796975D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DNS-over-TCP packets requiring fragmentation</w:t>
      </w:r>
    </w:p>
    <w:p w14:paraId="5DDB373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resolver can for various reasons also initiate connections via</w:t>
      </w:r>
    </w:p>
    <w:p w14:paraId="3DE1042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TCP for resolution to an authoritative server.  However, similar</w:t>
      </w:r>
    </w:p>
    <w:p w14:paraId="7C6A271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to the case of DNS-over-UDP, DNS-over-TCP may encounter MTU</w:t>
      </w:r>
    </w:p>
    <w:p w14:paraId="0F6A50AF" w14:textId="40B7AB2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del w:id="104" w:author="BOUCADAIR Mohamed INNOV/NET" w:date="2025-12-08T15:04:00Z" w16du:dateUtc="2025-12-08T14:04:00Z">
        <w:r w:rsidRPr="001E05DF" w:rsidDel="008C538B">
          <w:rPr>
            <w:rFonts w:ascii="Courier New" w:hAnsi="Courier New" w:cs="Courier New"/>
            <w:lang w:val="en-US"/>
          </w:rPr>
          <w:delText>blackholes</w:delText>
        </w:r>
      </w:del>
      <w:ins w:id="105" w:author="BOUCADAIR Mohamed INNOV/NET" w:date="2025-12-08T15:04:00Z" w16du:dateUtc="2025-12-08T14:04:00Z">
        <w:r w:rsidR="008C538B">
          <w:rPr>
            <w:rFonts w:ascii="Courier New" w:hAnsi="Courier New" w:cs="Courier New"/>
            <w:lang w:val="en-US"/>
          </w:rPr>
          <w:t>discards</w:t>
        </w:r>
      </w:ins>
      <w:r w:rsidRPr="001E05DF">
        <w:rPr>
          <w:rFonts w:ascii="Courier New" w:hAnsi="Courier New" w:cs="Courier New"/>
          <w:lang w:val="en-US"/>
        </w:rPr>
        <w:t>, especially on IPv6, if PMTUD does not work, if the MSS</w:t>
      </w:r>
    </w:p>
    <w:p w14:paraId="7CA60D6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honored by the authoritative DNS server leads to IP packets</w:t>
      </w:r>
    </w:p>
    <w:p w14:paraId="095C513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exceeding the PMTU.  In that case, </w:t>
      </w:r>
      <w:proofErr w:type="gramStart"/>
      <w:r w:rsidRPr="001E05DF">
        <w:rPr>
          <w:rFonts w:ascii="Courier New" w:hAnsi="Courier New" w:cs="Courier New"/>
          <w:lang w:val="en-US"/>
        </w:rPr>
        <w:t>similar to</w:t>
      </w:r>
      <w:proofErr w:type="gramEnd"/>
      <w:r w:rsidRPr="001E05DF">
        <w:rPr>
          <w:rFonts w:ascii="Courier New" w:hAnsi="Courier New" w:cs="Courier New"/>
          <w:lang w:val="en-US"/>
        </w:rPr>
        <w:t xml:space="preserve"> the case of DNS-</w:t>
      </w:r>
    </w:p>
    <w:p w14:paraId="35A4013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over-UDP, DNS resolution will time out when the recursive DNS</w:t>
      </w:r>
    </w:p>
    <w:p w14:paraId="6FD0A10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resolver did not receive a response in time.</w:t>
      </w:r>
    </w:p>
    <w:p w14:paraId="31BF87C1" w14:textId="77777777" w:rsidR="00D95157" w:rsidRPr="001E05DF" w:rsidRDefault="00D95157" w:rsidP="00D95157">
      <w:pPr>
        <w:pStyle w:val="Textebrut"/>
        <w:rPr>
          <w:rFonts w:ascii="Courier New" w:hAnsi="Courier New" w:cs="Courier New"/>
          <w:lang w:val="en-US"/>
        </w:rPr>
      </w:pPr>
    </w:p>
    <w:p w14:paraId="1BC7BFB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[RFC9715] does not provide explicit guidance on mitigating this</w:t>
      </w:r>
    </w:p>
    <w:p w14:paraId="5912D00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issue.  However, transferring the guidance from [RFC9715], setting</w:t>
      </w:r>
    </w:p>
    <w:p w14:paraId="41C49D9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 MSS of 1388 octets would reduce the impact of this issue.</w:t>
      </w:r>
    </w:p>
    <w:p w14:paraId="2EDEE1B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Hence, DNS servers MAY set an MSS of no more than 1388 octets for</w:t>
      </w:r>
    </w:p>
    <w:p w14:paraId="3786930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TCP connections.  Similarly, aligned with the recommendations of</w:t>
      </w:r>
    </w:p>
    <w:p w14:paraId="40C37A6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[DNSFlagDay2020], DNS servers MAY ensure that a total packet</w:t>
      </w:r>
    </w:p>
    <w:p w14:paraId="263C0C8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size of 1280 octets </w:t>
      </w:r>
      <w:proofErr w:type="gramStart"/>
      <w:r w:rsidRPr="001E05DF">
        <w:rPr>
          <w:rFonts w:ascii="Courier New" w:hAnsi="Courier New" w:cs="Courier New"/>
          <w:lang w:val="en-US"/>
        </w:rPr>
        <w:t>is</w:t>
      </w:r>
      <w:proofErr w:type="gramEnd"/>
      <w:r w:rsidRPr="001E05DF">
        <w:rPr>
          <w:rFonts w:ascii="Courier New" w:hAnsi="Courier New" w:cs="Courier New"/>
          <w:lang w:val="en-US"/>
        </w:rPr>
        <w:t xml:space="preserve"> not exceeded by setting an MSS of 1220</w:t>
      </w:r>
    </w:p>
    <w:p w14:paraId="68BA411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octets.  Additionally, DNS servers MAY opt to set</w:t>
      </w:r>
    </w:p>
    <w:p w14:paraId="4C60986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IPV6_USE_MIN_MTU=1 from </w:t>
      </w:r>
      <w:del w:id="106" w:author="BOUCADAIR Mohamed INNOV/NET" w:date="2025-12-04T20:58:00Z">
        <w:r w:rsidRPr="001E05DF" w:rsidDel="003839C4">
          <w:rPr>
            <w:rFonts w:ascii="Courier New" w:hAnsi="Courier New" w:cs="Courier New"/>
            <w:lang w:val="en-US"/>
          </w:rPr>
          <w:delText xml:space="preserve">RFC3542 </w:delText>
        </w:r>
      </w:del>
      <w:r w:rsidRPr="001E05DF">
        <w:rPr>
          <w:rFonts w:ascii="Courier New" w:hAnsi="Courier New" w:cs="Courier New"/>
          <w:lang w:val="en-US"/>
        </w:rPr>
        <w:t>[RFC3542].</w:t>
      </w:r>
    </w:p>
    <w:p w14:paraId="30C28679" w14:textId="77777777" w:rsidR="00D95157" w:rsidRPr="001E05DF" w:rsidRDefault="00D95157" w:rsidP="00D95157">
      <w:pPr>
        <w:pStyle w:val="Textebrut"/>
        <w:rPr>
          <w:rFonts w:ascii="Courier New" w:hAnsi="Courier New" w:cs="Courier New"/>
          <w:lang w:val="en-US"/>
        </w:rPr>
      </w:pPr>
    </w:p>
    <w:p w14:paraId="31ADA38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Broken IP Connectivity at the Resolver</w:t>
      </w:r>
    </w:p>
    <w:p w14:paraId="6D6653A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gramStart"/>
      <w:r w:rsidRPr="001E05DF">
        <w:rPr>
          <w:rFonts w:ascii="Courier New" w:hAnsi="Courier New" w:cs="Courier New"/>
          <w:lang w:val="en-US"/>
        </w:rPr>
        <w:t>Similar to</w:t>
      </w:r>
      <w:proofErr w:type="gramEnd"/>
      <w:r w:rsidRPr="001E05DF">
        <w:rPr>
          <w:rFonts w:ascii="Courier New" w:hAnsi="Courier New" w:cs="Courier New"/>
          <w:lang w:val="en-US"/>
        </w:rPr>
        <w:t xml:space="preserve"> authoritative servers, (stub) recursive resolvers may</w:t>
      </w:r>
    </w:p>
    <w:p w14:paraId="09A3BB3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face broken IP connectivity for either IPv4 or IPv6:</w:t>
      </w:r>
    </w:p>
    <w:p w14:paraId="69529BA0" w14:textId="77777777" w:rsidR="00D95157" w:rsidRPr="001E05DF" w:rsidRDefault="00D95157" w:rsidP="00D95157">
      <w:pPr>
        <w:pStyle w:val="Textebrut"/>
        <w:rPr>
          <w:rFonts w:ascii="Courier New" w:hAnsi="Courier New" w:cs="Courier New"/>
          <w:lang w:val="en-US"/>
        </w:rPr>
      </w:pPr>
    </w:p>
    <w:p w14:paraId="2129371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IPv4 connectivity for a DNS resolver may experience issues, e.g.,</w:t>
      </w:r>
    </w:p>
    <w:p w14:paraId="45346C9D" w14:textId="2BDE1109"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if the resolver is </w:t>
      </w:r>
      <w:ins w:id="107" w:author="BOUCADAIR Mohamed INNOV/NET" w:date="2025-12-08T15:06:00Z" w16du:dateUtc="2025-12-08T14:06:00Z">
        <w:r w:rsidR="008C538B">
          <w:rPr>
            <w:rFonts w:ascii="Courier New" w:hAnsi="Courier New" w:cs="Courier New"/>
            <w:lang w:val="en-US"/>
          </w:rPr>
          <w:t xml:space="preserve">deployed </w:t>
        </w:r>
      </w:ins>
      <w:r w:rsidRPr="001E05DF">
        <w:rPr>
          <w:rFonts w:ascii="Courier New" w:hAnsi="Courier New" w:cs="Courier New"/>
          <w:lang w:val="en-US"/>
        </w:rPr>
        <w:t>behind a Carrier Grade NAT (CGN) [RFC6888]</w:t>
      </w:r>
    </w:p>
    <w:p w14:paraId="0737A066" w14:textId="70CF38BE"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del w:id="108" w:author="BOUCADAIR Mohamed INNOV/NET" w:date="2025-12-08T15:06:00Z" w16du:dateUtc="2025-12-08T14:06:00Z">
        <w:r w:rsidRPr="001E05DF" w:rsidDel="008C538B">
          <w:rPr>
            <w:rFonts w:ascii="Courier New" w:hAnsi="Courier New" w:cs="Courier New"/>
            <w:lang w:val="en-US"/>
          </w:rPr>
          <w:delText xml:space="preserve">setup </w:delText>
        </w:r>
      </w:del>
      <w:r w:rsidRPr="001E05DF">
        <w:rPr>
          <w:rFonts w:ascii="Courier New" w:hAnsi="Courier New" w:cs="Courier New"/>
          <w:lang w:val="en-US"/>
        </w:rPr>
        <w:t>that implements strict timeouts on active sessions, or</w:t>
      </w:r>
    </w:p>
    <w:p w14:paraId="7C1128F7" w14:textId="24510401"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commentRangeStart w:id="109"/>
      <w:r w:rsidRPr="001E05DF">
        <w:rPr>
          <w:rFonts w:ascii="Courier New" w:hAnsi="Courier New" w:cs="Courier New"/>
          <w:lang w:val="en-US"/>
        </w:rPr>
        <w:t>limits the number of available port</w:t>
      </w:r>
      <w:ins w:id="110" w:author="BOUCADAIR Mohamed INNOV/NET" w:date="2025-12-08T15:06:00Z" w16du:dateUtc="2025-12-08T14:06:00Z">
        <w:r w:rsidR="008C538B">
          <w:rPr>
            <w:rFonts w:ascii="Courier New" w:hAnsi="Courier New" w:cs="Courier New"/>
            <w:lang w:val="en-US"/>
          </w:rPr>
          <w:t xml:space="preserve"> number</w:t>
        </w:r>
      </w:ins>
      <w:r w:rsidRPr="001E05DF">
        <w:rPr>
          <w:rFonts w:ascii="Courier New" w:hAnsi="Courier New" w:cs="Courier New"/>
          <w:lang w:val="en-US"/>
        </w:rPr>
        <w:t>s for connections</w:t>
      </w:r>
      <w:commentRangeEnd w:id="109"/>
      <w:r w:rsidR="008C538B">
        <w:rPr>
          <w:rStyle w:val="Marquedecommentaire"/>
          <w:rFonts w:ascii="Aptos" w:hAnsi="Aptos"/>
        </w:rPr>
        <w:commentReference w:id="109"/>
      </w:r>
      <w:r w:rsidRPr="001E05DF">
        <w:rPr>
          <w:rFonts w:ascii="Courier New" w:hAnsi="Courier New" w:cs="Courier New"/>
          <w:lang w:val="en-US"/>
        </w:rPr>
        <w:t>.  Similarly,</w:t>
      </w:r>
    </w:p>
    <w:p w14:paraId="395D899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[RFC1918] addressing may be in use on the resolver, while address</w:t>
      </w:r>
    </w:p>
    <w:p w14:paraId="5475058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translation is not performed, or, </w:t>
      </w:r>
      <w:proofErr w:type="gramStart"/>
      <w:r w:rsidRPr="001E05DF">
        <w:rPr>
          <w:rFonts w:ascii="Courier New" w:hAnsi="Courier New" w:cs="Courier New"/>
          <w:lang w:val="en-US"/>
        </w:rPr>
        <w:t>similar to</w:t>
      </w:r>
      <w:proofErr w:type="gramEnd"/>
      <w:r w:rsidRPr="001E05DF">
        <w:rPr>
          <w:rFonts w:ascii="Courier New" w:hAnsi="Courier New" w:cs="Courier New"/>
          <w:lang w:val="en-US"/>
        </w:rPr>
        <w:t xml:space="preserve"> the case for IPv6,</w:t>
      </w:r>
    </w:p>
    <w:p w14:paraId="28610BE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when the DNS resolver has a global IPv4 address, but that address</w:t>
      </w:r>
    </w:p>
    <w:p w14:paraId="2E12F8F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is not routed on the resolver's network.</w:t>
      </w:r>
    </w:p>
    <w:p w14:paraId="28E6A162" w14:textId="77777777" w:rsidR="00D95157" w:rsidRPr="001E05DF" w:rsidRDefault="00D95157" w:rsidP="00D95157">
      <w:pPr>
        <w:pStyle w:val="Textebrut"/>
        <w:rPr>
          <w:rFonts w:ascii="Courier New" w:hAnsi="Courier New" w:cs="Courier New"/>
          <w:lang w:val="en-US"/>
        </w:rPr>
      </w:pPr>
    </w:p>
    <w:p w14:paraId="32C9EB2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connectivity for a DNS resolver may experience issues, if,</w:t>
      </w:r>
    </w:p>
    <w:p w14:paraId="074F9DC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e.g., a client has been assigned a global unicast IPv6 address,</w:t>
      </w:r>
    </w:p>
    <w:p w14:paraId="14657866" w14:textId="4224515F"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but IPv6 traffic is not </w:t>
      </w:r>
      <w:del w:id="111" w:author="BOUCADAIR Mohamed INNOV/NET" w:date="2025-12-08T15:08:00Z" w16du:dateUtc="2025-12-08T14:08:00Z">
        <w:r w:rsidRPr="001E05DF" w:rsidDel="008C538B">
          <w:rPr>
            <w:rFonts w:ascii="Courier New" w:hAnsi="Courier New" w:cs="Courier New"/>
            <w:lang w:val="en-US"/>
          </w:rPr>
          <w:delText xml:space="preserve">routed </w:delText>
        </w:r>
      </w:del>
      <w:ins w:id="112" w:author="BOUCADAIR Mohamed INNOV/NET" w:date="2025-12-08T15:08:00Z" w16du:dateUtc="2025-12-08T14:08:00Z">
        <w:r w:rsidR="008C538B">
          <w:rPr>
            <w:rFonts w:ascii="Courier New" w:hAnsi="Courier New" w:cs="Courier New"/>
            <w:lang w:val="en-US"/>
          </w:rPr>
          <w:t>forwarded</w:t>
        </w:r>
        <w:r w:rsidR="008C538B" w:rsidRPr="001E05DF">
          <w:rPr>
            <w:rFonts w:ascii="Courier New" w:hAnsi="Courier New" w:cs="Courier New"/>
            <w:lang w:val="en-US"/>
          </w:rPr>
          <w:t xml:space="preserve"> </w:t>
        </w:r>
      </w:ins>
      <w:r w:rsidRPr="001E05DF">
        <w:rPr>
          <w:rFonts w:ascii="Courier New" w:hAnsi="Courier New" w:cs="Courier New"/>
          <w:lang w:val="en-US"/>
        </w:rPr>
        <w:t>on the resolver's network.</w:t>
      </w:r>
    </w:p>
    <w:p w14:paraId="13C89A0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Similarly, IPv6 connectivity can experience issues when IPv4-IPv6</w:t>
      </w:r>
    </w:p>
    <w:p w14:paraId="11C8CDA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transition technologies, e.g., NAT64 [RFC6146] on IPv6-mostly</w:t>
      </w:r>
    </w:p>
    <w:p w14:paraId="5F85C5AC" w14:textId="77777777" w:rsidR="00D95157" w:rsidRPr="008C538B" w:rsidRDefault="00D95157" w:rsidP="00D95157">
      <w:pPr>
        <w:pStyle w:val="Textebrut"/>
        <w:rPr>
          <w:rFonts w:ascii="Courier New" w:hAnsi="Courier New" w:cs="Courier New"/>
          <w:lang w:val="en-US"/>
        </w:rPr>
      </w:pPr>
      <w:r w:rsidRPr="001E05DF">
        <w:rPr>
          <w:rFonts w:ascii="Courier New" w:hAnsi="Courier New" w:cs="Courier New"/>
          <w:lang w:val="en-US"/>
        </w:rPr>
        <w:t xml:space="preserve">      networks [RFC9313], </w:t>
      </w:r>
      <w:commentRangeStart w:id="113"/>
      <w:r w:rsidRPr="001E05DF">
        <w:rPr>
          <w:rFonts w:ascii="Courier New" w:hAnsi="Courier New" w:cs="Courier New"/>
          <w:lang w:val="en-US"/>
        </w:rPr>
        <w:t xml:space="preserve">or </w:t>
      </w:r>
      <w:commentRangeEnd w:id="113"/>
      <w:r w:rsidR="008C538B">
        <w:rPr>
          <w:rStyle w:val="Marquedecommentaire"/>
          <w:rFonts w:ascii="Aptos" w:hAnsi="Aptos"/>
        </w:rPr>
        <w:commentReference w:id="113"/>
      </w:r>
      <w:r w:rsidRPr="008C538B">
        <w:rPr>
          <w:rFonts w:ascii="Courier New" w:hAnsi="Courier New" w:cs="Courier New"/>
          <w:lang w:val="en-US"/>
        </w:rPr>
        <w:t xml:space="preserve">NAT64 </w:t>
      </w:r>
      <w:commentRangeStart w:id="114"/>
      <w:r w:rsidRPr="008C538B">
        <w:rPr>
          <w:rFonts w:ascii="Courier New" w:hAnsi="Courier New" w:cs="Courier New"/>
          <w:lang w:val="en-US"/>
        </w:rPr>
        <w:t>connectivity discovered through</w:t>
      </w:r>
    </w:p>
    <w:p w14:paraId="73B5B3AA" w14:textId="77777777" w:rsidR="00D95157" w:rsidRPr="001E05DF" w:rsidRDefault="00D95157" w:rsidP="00D95157">
      <w:pPr>
        <w:pStyle w:val="Textebrut"/>
        <w:rPr>
          <w:rFonts w:ascii="Courier New" w:hAnsi="Courier New" w:cs="Courier New"/>
          <w:lang w:val="en-US"/>
        </w:rPr>
      </w:pPr>
      <w:r w:rsidRPr="008C538B">
        <w:rPr>
          <w:rFonts w:ascii="Courier New" w:hAnsi="Courier New" w:cs="Courier New"/>
          <w:lang w:val="en-US"/>
        </w:rPr>
        <w:t xml:space="preserve">      PREF64</w:t>
      </w:r>
      <w:r w:rsidRPr="001E05DF">
        <w:rPr>
          <w:rFonts w:ascii="Courier New" w:hAnsi="Courier New" w:cs="Courier New"/>
          <w:lang w:val="en-US"/>
        </w:rPr>
        <w:t xml:space="preserve"> </w:t>
      </w:r>
      <w:commentRangeEnd w:id="114"/>
      <w:r w:rsidR="00950E8C">
        <w:rPr>
          <w:rStyle w:val="Marquedecommentaire"/>
          <w:rFonts w:ascii="Aptos" w:hAnsi="Aptos"/>
        </w:rPr>
        <w:commentReference w:id="114"/>
      </w:r>
      <w:r w:rsidRPr="001E05DF">
        <w:rPr>
          <w:rFonts w:ascii="Courier New" w:hAnsi="Courier New" w:cs="Courier New"/>
          <w:lang w:val="en-US"/>
        </w:rPr>
        <w:t>[RFC8781] or DNS64 [RFC7050] on IPv6-only networks are in</w:t>
      </w:r>
    </w:p>
    <w:p w14:paraId="1CBA6B1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use.  There, the synthesized IPv6 addresses used in </w:t>
      </w:r>
      <w:commentRangeStart w:id="115"/>
      <w:r w:rsidRPr="001E05DF">
        <w:rPr>
          <w:rFonts w:ascii="Courier New" w:hAnsi="Courier New" w:cs="Courier New"/>
          <w:lang w:val="en-US"/>
        </w:rPr>
        <w:t>464XLAT</w:t>
      </w:r>
    </w:p>
    <w:p w14:paraId="36AAD4E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[RFC6877] </w:t>
      </w:r>
      <w:commentRangeEnd w:id="115"/>
      <w:r w:rsidR="008C538B">
        <w:rPr>
          <w:rStyle w:val="Marquedecommentaire"/>
          <w:rFonts w:ascii="Aptos" w:hAnsi="Aptos"/>
        </w:rPr>
        <w:commentReference w:id="115"/>
      </w:r>
      <w:r w:rsidRPr="001E05DF">
        <w:rPr>
          <w:rFonts w:ascii="Courier New" w:hAnsi="Courier New" w:cs="Courier New"/>
          <w:lang w:val="en-US"/>
        </w:rPr>
        <w:t>encounter additional PMTU fluctuation due to the</w:t>
      </w:r>
    </w:p>
    <w:p w14:paraId="52B583D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difference in header size between IPv4 and IPv6, possibly</w:t>
      </w:r>
    </w:p>
    <w:p w14:paraId="188EDF1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impacting DNS resolution.</w:t>
      </w:r>
    </w:p>
    <w:p w14:paraId="3C1139FE" w14:textId="77777777" w:rsidR="00D95157" w:rsidRPr="001E05DF" w:rsidRDefault="00D95157" w:rsidP="00D95157">
      <w:pPr>
        <w:pStyle w:val="Textebrut"/>
        <w:rPr>
          <w:rFonts w:ascii="Courier New" w:hAnsi="Courier New" w:cs="Courier New"/>
          <w:lang w:val="en-US"/>
        </w:rPr>
      </w:pPr>
    </w:p>
    <w:p w14:paraId="7BEA876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Note: </w:t>
      </w:r>
      <w:del w:id="116" w:author="BOUCADAIR Mohamed INNOV/NET" w:date="2025-12-04T20:59:00Z">
        <w:r w:rsidRPr="001E05DF" w:rsidDel="003839C4">
          <w:rPr>
            <w:rFonts w:ascii="Courier New" w:hAnsi="Courier New" w:cs="Courier New"/>
            <w:lang w:val="en-US"/>
          </w:rPr>
          <w:delText>Please note that t</w:delText>
        </w:r>
      </w:del>
      <w:ins w:id="117" w:author="BOUCADAIR Mohamed INNOV/NET" w:date="2025-12-04T20:59:00Z">
        <w:r w:rsidR="003839C4">
          <w:rPr>
            <w:rFonts w:ascii="Courier New" w:hAnsi="Courier New" w:cs="Courier New"/>
            <w:lang w:val="en-US"/>
          </w:rPr>
          <w:t>T</w:t>
        </w:r>
      </w:ins>
      <w:r w:rsidRPr="001E05DF">
        <w:rPr>
          <w:rFonts w:ascii="Courier New" w:hAnsi="Courier New" w:cs="Courier New"/>
          <w:lang w:val="en-US"/>
        </w:rPr>
        <w:t>his document only explicitly discusses DNS-</w:t>
      </w:r>
    </w:p>
    <w:p w14:paraId="6F5A961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over-TCP and DNS-over-UDP.  However, several other transport methods</w:t>
      </w:r>
    </w:p>
    <w:p w14:paraId="013C2E5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between recursive and authoritative DNS severs exist, including DNS</w:t>
      </w:r>
    </w:p>
    <w:p w14:paraId="7CCABEE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over various encrypted transports.  Some of these technologies</w:t>
      </w:r>
    </w:p>
    <w:p w14:paraId="090ABB6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provide additional mechanisms for preventing the impact of a reduced</w:t>
      </w:r>
    </w:p>
    <w:p w14:paraId="7BC50E40" w14:textId="4BA16772"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PMTU or MTU </w:t>
      </w:r>
      <w:del w:id="118" w:author="BOUCADAIR Mohamed INNOV/NET" w:date="2025-12-08T15:11:00Z" w16du:dateUtc="2025-12-08T14:11:00Z">
        <w:r w:rsidRPr="003839C4" w:rsidDel="008C538B">
          <w:rPr>
            <w:rFonts w:ascii="Courier New" w:hAnsi="Courier New" w:cs="Courier New"/>
            <w:highlight w:val="yellow"/>
            <w:lang w:val="en-US"/>
            <w:rPrChange w:id="119" w:author="BOUCADAIR Mohamed INNOV/NET" w:date="2025-12-04T20:59:00Z">
              <w:rPr>
                <w:rFonts w:ascii="Courier New" w:hAnsi="Courier New" w:cs="Courier New"/>
                <w:lang w:val="en-US"/>
              </w:rPr>
            </w:rPrChange>
          </w:rPr>
          <w:delText>blackholes</w:delText>
        </w:r>
      </w:del>
      <w:ins w:id="120" w:author="BOUCADAIR Mohamed INNOV/NET" w:date="2025-12-08T15:11:00Z" w16du:dateUtc="2025-12-08T14:11:00Z">
        <w:r w:rsidR="008C538B">
          <w:rPr>
            <w:rFonts w:ascii="Courier New" w:hAnsi="Courier New" w:cs="Courier New"/>
            <w:lang w:val="en-US"/>
          </w:rPr>
          <w:t>discards</w:t>
        </w:r>
      </w:ins>
      <w:r w:rsidRPr="001E05DF">
        <w:rPr>
          <w:rFonts w:ascii="Courier New" w:hAnsi="Courier New" w:cs="Courier New"/>
          <w:lang w:val="en-US"/>
        </w:rPr>
        <w:t>.  Guidance in this document focuses on IP</w:t>
      </w:r>
    </w:p>
    <w:p w14:paraId="51C09C4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version support, and questions of the underlying transport protocol</w:t>
      </w:r>
    </w:p>
    <w:p w14:paraId="6538CA9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(TCP or UDP).  If DNS servers use an additional protocol layer, e.g.,</w:t>
      </w:r>
    </w:p>
    <w:p w14:paraId="4EC067B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DNS-over-TLS [RFC7858] or DNS-over-QUIC [RFC9250], for </w:t>
      </w:r>
      <w:proofErr w:type="gramStart"/>
      <w:r w:rsidRPr="001E05DF">
        <w:rPr>
          <w:rFonts w:ascii="Courier New" w:hAnsi="Courier New" w:cs="Courier New"/>
          <w:lang w:val="en-US"/>
        </w:rPr>
        <w:t>their</w:t>
      </w:r>
      <w:proofErr w:type="gramEnd"/>
    </w:p>
    <w:p w14:paraId="4658543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communication, and that protocol supports additional measures to</w:t>
      </w:r>
    </w:p>
    <w:p w14:paraId="45A38F4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prevent fragmentation on the IP layer related issues, these measures</w:t>
      </w:r>
    </w:p>
    <w:p w14:paraId="2EBD8E8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SHOULD be used for the connection.  Otherwise, if the protocol is not</w:t>
      </w:r>
    </w:p>
    <w:p w14:paraId="3912DB0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resilient to IP layer fragmentation related issues by default, the</w:t>
      </w:r>
    </w:p>
    <w:p w14:paraId="236904D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above guidance for TCP and UDP based connections SHOULD be applied</w:t>
      </w:r>
    </w:p>
    <w:p w14:paraId="0EEB848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analogously.</w:t>
      </w:r>
    </w:p>
    <w:p w14:paraId="7C47C90A" w14:textId="77777777" w:rsidR="00D95157" w:rsidRPr="001E05DF" w:rsidRDefault="00D95157" w:rsidP="00D95157">
      <w:pPr>
        <w:pStyle w:val="Textebrut"/>
        <w:rPr>
          <w:rFonts w:ascii="Courier New" w:hAnsi="Courier New" w:cs="Courier New"/>
          <w:lang w:val="en-US"/>
        </w:rPr>
      </w:pPr>
    </w:p>
    <w:p w14:paraId="68F885F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3.3.  Reasons for Intentional IP Version Related Name Space</w:t>
      </w:r>
    </w:p>
    <w:p w14:paraId="2137F5A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w:t>
      </w:r>
    </w:p>
    <w:p w14:paraId="7AD6CAFF" w14:textId="77777777" w:rsidR="00D95157" w:rsidRPr="001E05DF" w:rsidRDefault="00D95157" w:rsidP="00D95157">
      <w:pPr>
        <w:pStyle w:val="Textebrut"/>
        <w:rPr>
          <w:rFonts w:ascii="Courier New" w:hAnsi="Courier New" w:cs="Courier New"/>
          <w:lang w:val="en-US"/>
        </w:rPr>
      </w:pPr>
    </w:p>
    <w:p w14:paraId="1D368A9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Intentional IP related name space fragmentation occurs if an operator</w:t>
      </w:r>
    </w:p>
    <w:p w14:paraId="50701A6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consciously decides not to deploy IPv4 or IPv6 for a part of the</w:t>
      </w:r>
    </w:p>
    <w:p w14:paraId="77B2915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resolution chain.  Most commonly, this is realized by intentionally</w:t>
      </w:r>
    </w:p>
    <w:p w14:paraId="187E132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not listing A/AAAA </w:t>
      </w:r>
      <w:del w:id="121" w:author="BOUCADAIR Mohamed INNOV/NET" w:date="2025-12-04T21:00:00Z">
        <w:r w:rsidRPr="001E05DF" w:rsidDel="003839C4">
          <w:rPr>
            <w:rFonts w:ascii="Courier New" w:hAnsi="Courier New" w:cs="Courier New"/>
            <w:lang w:val="en-US"/>
          </w:rPr>
          <w:delText xml:space="preserve">records </w:delText>
        </w:r>
      </w:del>
      <w:ins w:id="122" w:author="BOUCADAIR Mohamed INNOV/NET" w:date="2025-12-04T21:00:00Z">
        <w:r w:rsidR="003839C4">
          <w:rPr>
            <w:rFonts w:ascii="Courier New" w:hAnsi="Courier New" w:cs="Courier New"/>
            <w:lang w:val="en-US"/>
          </w:rPr>
          <w:t>RRs</w:t>
        </w:r>
        <w:r w:rsidR="003839C4" w:rsidRPr="001E05DF">
          <w:rPr>
            <w:rFonts w:ascii="Courier New" w:hAnsi="Courier New" w:cs="Courier New"/>
            <w:lang w:val="en-US"/>
          </w:rPr>
          <w:t xml:space="preserve"> </w:t>
        </w:r>
      </w:ins>
      <w:r w:rsidRPr="001E05DF">
        <w:rPr>
          <w:rFonts w:ascii="Courier New" w:hAnsi="Courier New" w:cs="Courier New"/>
          <w:lang w:val="en-US"/>
        </w:rPr>
        <w:t>for NS names.  At the time of writing, the</w:t>
      </w:r>
    </w:p>
    <w:p w14:paraId="37B20F6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share of zones not resolvable via IPv4 is negligible, while a little</w:t>
      </w:r>
    </w:p>
    <w:p w14:paraId="4505671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less than 40% of zones are not resolvable via IPv6 [V6DNSRDY-23].</w:t>
      </w:r>
    </w:p>
    <w:p w14:paraId="7B4FB4B0" w14:textId="3F586860"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However, as IPv4 </w:t>
      </w:r>
      <w:ins w:id="123" w:author="BOUCADAIR Mohamed INNOV/NET" w:date="2025-12-04T21:00:00Z">
        <w:r w:rsidR="003839C4">
          <w:rPr>
            <w:rFonts w:ascii="Courier New" w:hAnsi="Courier New" w:cs="Courier New"/>
            <w:lang w:val="en-US"/>
          </w:rPr>
          <w:t xml:space="preserve">address </w:t>
        </w:r>
      </w:ins>
      <w:r w:rsidRPr="001E05DF">
        <w:rPr>
          <w:rFonts w:ascii="Courier New" w:hAnsi="Courier New" w:cs="Courier New"/>
          <w:lang w:val="en-US"/>
        </w:rPr>
        <w:t xml:space="preserve">exhaustion progresses, IPv6 adoption </w:t>
      </w:r>
      <w:del w:id="124" w:author="BOUCADAIR Mohamed INNOV/NET" w:date="2025-12-08T15:12:00Z" w16du:dateUtc="2025-12-08T14:12:00Z">
        <w:r w:rsidRPr="001E05DF" w:rsidDel="00033AFF">
          <w:rPr>
            <w:rFonts w:ascii="Courier New" w:hAnsi="Courier New" w:cs="Courier New"/>
            <w:lang w:val="en-US"/>
          </w:rPr>
          <w:delText xml:space="preserve">will </w:delText>
        </w:r>
      </w:del>
      <w:ins w:id="125" w:author="BOUCADAIR Mohamed INNOV/NET" w:date="2025-12-08T15:12:00Z" w16du:dateUtc="2025-12-08T14:12:00Z">
        <w:r w:rsidR="00033AFF">
          <w:rPr>
            <w:rFonts w:ascii="Courier New" w:hAnsi="Courier New" w:cs="Courier New"/>
            <w:lang w:val="en-US"/>
          </w:rPr>
          <w:t>is</w:t>
        </w:r>
        <w:r w:rsidR="00033AFF" w:rsidRPr="001E05DF">
          <w:rPr>
            <w:rFonts w:ascii="Courier New" w:hAnsi="Courier New" w:cs="Courier New"/>
            <w:lang w:val="en-US"/>
          </w:rPr>
          <w:t xml:space="preserve"> </w:t>
        </w:r>
      </w:ins>
      <w:del w:id="126" w:author="BOUCADAIR Mohamed INNOV/NET" w:date="2025-12-08T15:13:00Z" w16du:dateUtc="2025-12-08T14:13:00Z">
        <w:r w:rsidRPr="001E05DF" w:rsidDel="00033AFF">
          <w:rPr>
            <w:rFonts w:ascii="Courier New" w:hAnsi="Courier New" w:cs="Courier New"/>
            <w:lang w:val="en-US"/>
          </w:rPr>
          <w:delText xml:space="preserve">have </w:delText>
        </w:r>
      </w:del>
      <w:ins w:id="127" w:author="BOUCADAIR Mohamed INNOV/NET" w:date="2025-12-08T15:13:00Z" w16du:dateUtc="2025-12-08T14:13:00Z">
        <w:r w:rsidR="00033AFF">
          <w:rPr>
            <w:rFonts w:ascii="Courier New" w:hAnsi="Courier New" w:cs="Courier New"/>
            <w:lang w:val="en-US"/>
          </w:rPr>
          <w:t>expected</w:t>
        </w:r>
        <w:r w:rsidR="00033AFF" w:rsidRPr="001E05DF">
          <w:rPr>
            <w:rFonts w:ascii="Courier New" w:hAnsi="Courier New" w:cs="Courier New"/>
            <w:lang w:val="en-US"/>
          </w:rPr>
          <w:t xml:space="preserve"> </w:t>
        </w:r>
      </w:ins>
      <w:r w:rsidRPr="001E05DF">
        <w:rPr>
          <w:rFonts w:ascii="Courier New" w:hAnsi="Courier New" w:cs="Courier New"/>
          <w:lang w:val="en-US"/>
        </w:rPr>
        <w:t>to</w:t>
      </w:r>
    </w:p>
    <w:p w14:paraId="3BD3C90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increase.</w:t>
      </w:r>
    </w:p>
    <w:p w14:paraId="46D34258" w14:textId="77777777" w:rsidR="00D95157" w:rsidRPr="001E05DF" w:rsidRDefault="00D95157" w:rsidP="00D95157">
      <w:pPr>
        <w:pStyle w:val="Textebrut"/>
        <w:rPr>
          <w:rFonts w:ascii="Courier New" w:hAnsi="Courier New" w:cs="Courier New"/>
          <w:lang w:val="en-US"/>
        </w:rPr>
      </w:pPr>
    </w:p>
    <w:p w14:paraId="31A5040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4.  Policy Based Avoidance of Name Space Fragmentation</w:t>
      </w:r>
    </w:p>
    <w:p w14:paraId="22988D7C" w14:textId="77777777" w:rsidR="00D95157" w:rsidRPr="001E05DF" w:rsidRDefault="00D95157" w:rsidP="00D95157">
      <w:pPr>
        <w:pStyle w:val="Textebrut"/>
        <w:rPr>
          <w:rFonts w:ascii="Courier New" w:hAnsi="Courier New" w:cs="Courier New"/>
          <w:lang w:val="en-US"/>
        </w:rPr>
      </w:pPr>
    </w:p>
    <w:p w14:paraId="51789B13" w14:textId="4D6626D1"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With the final exhaustion of IPv4 </w:t>
      </w:r>
      <w:ins w:id="128" w:author="BOUCADAIR Mohamed INNOV/NET" w:date="2025-12-08T15:13:00Z" w16du:dateUtc="2025-12-08T14:13:00Z">
        <w:r w:rsidR="00033AFF">
          <w:rPr>
            <w:rFonts w:ascii="Courier New" w:hAnsi="Courier New" w:cs="Courier New"/>
            <w:lang w:val="en-US"/>
          </w:rPr>
          <w:t xml:space="preserve">address </w:t>
        </w:r>
      </w:ins>
      <w:r w:rsidRPr="001E05DF">
        <w:rPr>
          <w:rFonts w:ascii="Courier New" w:hAnsi="Courier New" w:cs="Courier New"/>
          <w:lang w:val="en-US"/>
        </w:rPr>
        <w:t>pools in RIRs, e.g., [RIPEV4], and</w:t>
      </w:r>
    </w:p>
    <w:p w14:paraId="1AE1F74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progressing deployment of IPv6, IPv4 and IPv6 have become</w:t>
      </w:r>
    </w:p>
    <w:p w14:paraId="69D739CC" w14:textId="42EFEF05"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comparably relevant.  Yet, while </w:t>
      </w:r>
      <w:del w:id="129" w:author="BOUCADAIR Mohamed INNOV/NET" w:date="2025-12-08T15:13:00Z" w16du:dateUtc="2025-12-08T14:13:00Z">
        <w:r w:rsidRPr="001E05DF" w:rsidDel="00033AFF">
          <w:rPr>
            <w:rFonts w:ascii="Courier New" w:hAnsi="Courier New" w:cs="Courier New"/>
            <w:lang w:val="en-US"/>
          </w:rPr>
          <w:delText xml:space="preserve">we </w:delText>
        </w:r>
      </w:del>
      <w:ins w:id="130" w:author="BOUCADAIR Mohamed INNOV/NET" w:date="2025-12-08T15:13:00Z" w16du:dateUtc="2025-12-08T14:13:00Z">
        <w:r w:rsidR="00033AFF">
          <w:rPr>
            <w:rFonts w:ascii="Courier New" w:hAnsi="Courier New" w:cs="Courier New"/>
            <w:lang w:val="en-US"/>
          </w:rPr>
          <w:t>it is</w:t>
        </w:r>
        <w:r w:rsidR="00033AFF" w:rsidRPr="001E05DF">
          <w:rPr>
            <w:rFonts w:ascii="Courier New" w:hAnsi="Courier New" w:cs="Courier New"/>
            <w:lang w:val="en-US"/>
          </w:rPr>
          <w:t xml:space="preserve"> </w:t>
        </w:r>
      </w:ins>
      <w:del w:id="131" w:author="BOUCADAIR Mohamed INNOV/NET" w:date="2025-12-08T15:13:00Z" w16du:dateUtc="2025-12-08T14:13:00Z">
        <w:r w:rsidRPr="001E05DF" w:rsidDel="00033AFF">
          <w:rPr>
            <w:rFonts w:ascii="Courier New" w:hAnsi="Courier New" w:cs="Courier New"/>
            <w:lang w:val="en-US"/>
          </w:rPr>
          <w:delText xml:space="preserve">now </w:delText>
        </w:r>
      </w:del>
      <w:r w:rsidRPr="001E05DF">
        <w:rPr>
          <w:rFonts w:ascii="Courier New" w:hAnsi="Courier New" w:cs="Courier New"/>
          <w:lang w:val="en-US"/>
        </w:rPr>
        <w:t>observe</w:t>
      </w:r>
      <w:ins w:id="132" w:author="BOUCADAIR Mohamed INNOV/NET" w:date="2025-12-08T15:13:00Z" w16du:dateUtc="2025-12-08T14:13:00Z">
        <w:r w:rsidR="00033AFF">
          <w:rPr>
            <w:rFonts w:ascii="Courier New" w:hAnsi="Courier New" w:cs="Courier New"/>
            <w:lang w:val="en-US"/>
          </w:rPr>
          <w:t>d that</w:t>
        </w:r>
      </w:ins>
      <w:r w:rsidRPr="001E05DF">
        <w:rPr>
          <w:rFonts w:ascii="Courier New" w:hAnsi="Courier New" w:cs="Courier New"/>
          <w:lang w:val="en-US"/>
        </w:rPr>
        <w:t xml:space="preserve"> the first zones</w:t>
      </w:r>
    </w:p>
    <w:p w14:paraId="00D1485D" w14:textId="3EC8290B"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becoming exclusively IPv6 resolvable, </w:t>
      </w:r>
      <w:del w:id="133" w:author="BOUCADAIR Mohamed INNOV/NET" w:date="2025-12-08T15:13:00Z" w16du:dateUtc="2025-12-08T14:13:00Z">
        <w:r w:rsidRPr="001E05DF" w:rsidDel="00033AFF">
          <w:rPr>
            <w:rFonts w:ascii="Courier New" w:hAnsi="Courier New" w:cs="Courier New"/>
            <w:lang w:val="en-US"/>
          </w:rPr>
          <w:delText>we also</w:delText>
        </w:r>
      </w:del>
      <w:ins w:id="134" w:author="BOUCADAIR Mohamed INNOV/NET" w:date="2025-12-08T15:13:00Z" w16du:dateUtc="2025-12-08T14:13:00Z">
        <w:r w:rsidR="00033AFF">
          <w:rPr>
            <w:rFonts w:ascii="Courier New" w:hAnsi="Courier New" w:cs="Courier New"/>
            <w:lang w:val="en-US"/>
          </w:rPr>
          <w:t xml:space="preserve">there is </w:t>
        </w:r>
      </w:ins>
      <w:del w:id="135" w:author="BOUCADAIR Mohamed INNOV/NET" w:date="2025-12-08T15:13:00Z" w16du:dateUtc="2025-12-08T14:13:00Z">
        <w:r w:rsidRPr="001E05DF" w:rsidDel="00033AFF">
          <w:rPr>
            <w:rFonts w:ascii="Courier New" w:hAnsi="Courier New" w:cs="Courier New"/>
            <w:lang w:val="en-US"/>
          </w:rPr>
          <w:delText xml:space="preserve"> </w:delText>
        </w:r>
      </w:del>
      <w:r w:rsidRPr="001E05DF">
        <w:rPr>
          <w:rFonts w:ascii="Courier New" w:hAnsi="Courier New" w:cs="Courier New"/>
          <w:lang w:val="en-US"/>
        </w:rPr>
        <w:t xml:space="preserve">still </w:t>
      </w:r>
      <w:del w:id="136" w:author="BOUCADAIR Mohamed INNOV/NET" w:date="2025-12-08T15:13:00Z" w16du:dateUtc="2025-12-08T14:13:00Z">
        <w:r w:rsidRPr="001E05DF" w:rsidDel="00033AFF">
          <w:rPr>
            <w:rFonts w:ascii="Courier New" w:hAnsi="Courier New" w:cs="Courier New"/>
            <w:lang w:val="en-US"/>
          </w:rPr>
          <w:delText xml:space="preserve">see </w:delText>
        </w:r>
      </w:del>
      <w:r w:rsidRPr="001E05DF">
        <w:rPr>
          <w:rFonts w:ascii="Courier New" w:hAnsi="Courier New" w:cs="Courier New"/>
          <w:lang w:val="en-US"/>
        </w:rPr>
        <w:t>a major</w:t>
      </w:r>
    </w:p>
    <w:p w14:paraId="77D1D7EC" w14:textId="436B1B48" w:rsidR="00D95157" w:rsidRPr="001E05DF" w:rsidDel="00033AFF" w:rsidRDefault="00D95157" w:rsidP="00033AFF">
      <w:pPr>
        <w:pStyle w:val="Textebrut"/>
        <w:rPr>
          <w:del w:id="137" w:author="BOUCADAIR Mohamed INNOV/NET" w:date="2025-12-08T15:13:00Z" w16du:dateUtc="2025-12-08T14:13:00Z"/>
          <w:rFonts w:ascii="Courier New" w:hAnsi="Courier New" w:cs="Courier New"/>
          <w:lang w:val="en-US"/>
        </w:rPr>
      </w:pPr>
      <w:r w:rsidRPr="001E05DF">
        <w:rPr>
          <w:rFonts w:ascii="Courier New" w:hAnsi="Courier New" w:cs="Courier New"/>
          <w:lang w:val="en-US"/>
        </w:rPr>
        <w:t xml:space="preserve">   portion of zones solely relying on IPv4 [V6DNSRDY-23].  Hence, </w:t>
      </w:r>
      <w:del w:id="138" w:author="BOUCADAIR Mohamed INNOV/NET" w:date="2025-12-08T15:13:00Z" w16du:dateUtc="2025-12-08T14:13:00Z">
        <w:r w:rsidRPr="001E05DF" w:rsidDel="00033AFF">
          <w:rPr>
            <w:rFonts w:ascii="Courier New" w:hAnsi="Courier New" w:cs="Courier New"/>
            <w:lang w:val="en-US"/>
          </w:rPr>
          <w:delText>at the</w:delText>
        </w:r>
      </w:del>
    </w:p>
    <w:p w14:paraId="48556528" w14:textId="33533E29" w:rsidR="00D95157" w:rsidRPr="001E05DF" w:rsidRDefault="00D95157" w:rsidP="00033AFF">
      <w:pPr>
        <w:pStyle w:val="Textebrut"/>
        <w:rPr>
          <w:rFonts w:ascii="Courier New" w:hAnsi="Courier New" w:cs="Courier New"/>
          <w:lang w:val="en-US"/>
        </w:rPr>
      </w:pPr>
      <w:del w:id="139" w:author="BOUCADAIR Mohamed INNOV/NET" w:date="2025-12-08T15:13:00Z" w16du:dateUtc="2025-12-08T14:13:00Z">
        <w:r w:rsidRPr="001E05DF" w:rsidDel="00033AFF">
          <w:rPr>
            <w:rFonts w:ascii="Courier New" w:hAnsi="Courier New" w:cs="Courier New"/>
            <w:lang w:val="en-US"/>
          </w:rPr>
          <w:delText xml:space="preserve">   moment, </w:delText>
        </w:r>
      </w:del>
      <w:r w:rsidRPr="001E05DF">
        <w:rPr>
          <w:rFonts w:ascii="Courier New" w:hAnsi="Courier New" w:cs="Courier New"/>
          <w:lang w:val="en-US"/>
        </w:rPr>
        <w:t xml:space="preserve">dual stack connectivity is </w:t>
      </w:r>
      <w:ins w:id="140" w:author="BOUCADAIR Mohamed INNOV/NET" w:date="2025-12-08T15:14:00Z" w16du:dateUtc="2025-12-08T14:14:00Z">
        <w:r w:rsidR="00033AFF">
          <w:rPr>
            <w:rFonts w:ascii="Courier New" w:hAnsi="Courier New" w:cs="Courier New"/>
            <w:lang w:val="en-US"/>
          </w:rPr>
          <w:t xml:space="preserve">still </w:t>
        </w:r>
      </w:ins>
      <w:r w:rsidRPr="001E05DF">
        <w:rPr>
          <w:rFonts w:ascii="Courier New" w:hAnsi="Courier New" w:cs="Courier New"/>
          <w:lang w:val="en-US"/>
        </w:rPr>
        <w:t>instrumental to be able to resolve</w:t>
      </w:r>
    </w:p>
    <w:p w14:paraId="0F168E9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zones and avoid name space fragmentation.</w:t>
      </w:r>
    </w:p>
    <w:p w14:paraId="6F6A0A21" w14:textId="77777777" w:rsidR="00D95157" w:rsidRPr="001E05DF" w:rsidRDefault="00D95157" w:rsidP="00D95157">
      <w:pPr>
        <w:pStyle w:val="Textebrut"/>
        <w:rPr>
          <w:rFonts w:ascii="Courier New" w:hAnsi="Courier New" w:cs="Courier New"/>
          <w:lang w:val="en-US"/>
        </w:rPr>
      </w:pPr>
    </w:p>
    <w:p w14:paraId="52137FC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Having zones served only by name servers reachable via one IP version</w:t>
      </w:r>
    </w:p>
    <w:p w14:paraId="511B10B9" w14:textId="5B857B26"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would fragment the DNS.  Hence, </w:t>
      </w:r>
      <w:del w:id="141" w:author="BOUCADAIR Mohamed INNOV/NET" w:date="2025-12-08T15:14:00Z" w16du:dateUtc="2025-12-08T14:14:00Z">
        <w:r w:rsidRPr="001E05DF" w:rsidDel="00033AFF">
          <w:rPr>
            <w:rFonts w:ascii="Courier New" w:hAnsi="Courier New" w:cs="Courier New"/>
            <w:lang w:val="en-US"/>
          </w:rPr>
          <w:delText>we need to</w:delText>
        </w:r>
      </w:del>
      <w:ins w:id="142" w:author="BOUCADAIR Mohamed INNOV/NET" w:date="2025-12-08T15:14:00Z" w16du:dateUtc="2025-12-08T14:14:00Z">
        <w:r w:rsidR="00033AFF">
          <w:rPr>
            <w:rFonts w:ascii="Courier New" w:hAnsi="Courier New" w:cs="Courier New"/>
            <w:lang w:val="en-US"/>
          </w:rPr>
          <w:t>the</w:t>
        </w:r>
      </w:ins>
      <w:r w:rsidRPr="001E05DF">
        <w:rPr>
          <w:rFonts w:ascii="Courier New" w:hAnsi="Courier New" w:cs="Courier New"/>
          <w:lang w:val="en-US"/>
        </w:rPr>
        <w:t xml:space="preserve"> </w:t>
      </w:r>
      <w:ins w:id="143" w:author="BOUCADAIR Mohamed INNOV/NET" w:date="2025-12-08T15:14:00Z" w16du:dateUtc="2025-12-08T14:14:00Z">
        <w:r w:rsidR="00033AFF">
          <w:rPr>
            <w:rFonts w:ascii="Courier New" w:hAnsi="Courier New" w:cs="Courier New"/>
            <w:lang w:val="en-US"/>
          </w:rPr>
          <w:t xml:space="preserve">need </w:t>
        </w:r>
      </w:ins>
      <w:del w:id="144" w:author="BOUCADAIR Mohamed INNOV/NET" w:date="2025-12-08T15:14:00Z" w16du:dateUtc="2025-12-08T14:14:00Z">
        <w:r w:rsidRPr="001E05DF" w:rsidDel="00033AFF">
          <w:rPr>
            <w:rFonts w:ascii="Courier New" w:hAnsi="Courier New" w:cs="Courier New"/>
            <w:lang w:val="en-US"/>
          </w:rPr>
          <w:delText xml:space="preserve">find </w:delText>
        </w:r>
      </w:del>
      <w:ins w:id="145" w:author="BOUCADAIR Mohamed INNOV/NET" w:date="2025-12-08T15:14:00Z" w16du:dateUtc="2025-12-08T14:14:00Z">
        <w:r w:rsidR="00033AFF">
          <w:rPr>
            <w:rFonts w:ascii="Courier New" w:hAnsi="Courier New" w:cs="Courier New"/>
            <w:lang w:val="en-US"/>
          </w:rPr>
          <w:t xml:space="preserve">for </w:t>
        </w:r>
      </w:ins>
      <w:r w:rsidRPr="001E05DF">
        <w:rPr>
          <w:rFonts w:ascii="Courier New" w:hAnsi="Courier New" w:cs="Courier New"/>
          <w:lang w:val="en-US"/>
        </w:rPr>
        <w:t>a way to avoid this</w:t>
      </w:r>
    </w:p>
    <w:p w14:paraId="165D71F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w:t>
      </w:r>
    </w:p>
    <w:p w14:paraId="19E99B4C" w14:textId="77777777" w:rsidR="00D95157" w:rsidRPr="001E05DF" w:rsidRDefault="00D95157" w:rsidP="00D95157">
      <w:pPr>
        <w:pStyle w:val="Textebrut"/>
        <w:rPr>
          <w:rFonts w:ascii="Courier New" w:hAnsi="Courier New" w:cs="Courier New"/>
          <w:lang w:val="en-US"/>
        </w:rPr>
      </w:pPr>
    </w:p>
    <w:p w14:paraId="31F77D8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recommended approach to maintain name space continuity is to use</w:t>
      </w:r>
    </w:p>
    <w:p w14:paraId="7E97E32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administrative policies, as described in this section.</w:t>
      </w:r>
    </w:p>
    <w:p w14:paraId="23F369ED" w14:textId="77777777" w:rsidR="00D95157" w:rsidRPr="001E05DF" w:rsidRDefault="00D95157" w:rsidP="00D95157">
      <w:pPr>
        <w:pStyle w:val="Textebrut"/>
        <w:rPr>
          <w:rFonts w:ascii="Courier New" w:hAnsi="Courier New" w:cs="Courier New"/>
          <w:lang w:val="en-US"/>
        </w:rPr>
      </w:pPr>
    </w:p>
    <w:p w14:paraId="4C3379A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4.1.  Guidelines for Authoritative DNS Server Configuration</w:t>
      </w:r>
    </w:p>
    <w:p w14:paraId="6DCE92E5" w14:textId="77777777" w:rsidR="00D95157" w:rsidRPr="001E05DF" w:rsidRDefault="00D95157" w:rsidP="00D95157">
      <w:pPr>
        <w:pStyle w:val="Textebrut"/>
        <w:rPr>
          <w:rFonts w:ascii="Courier New" w:hAnsi="Courier New" w:cs="Courier New"/>
          <w:lang w:val="en-US"/>
        </w:rPr>
      </w:pPr>
    </w:p>
    <w:p w14:paraId="28E640D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It is usually recommended that DNS zones contain at least two </w:t>
      </w:r>
      <w:proofErr w:type="gramStart"/>
      <w:r w:rsidRPr="001E05DF">
        <w:rPr>
          <w:rFonts w:ascii="Courier New" w:hAnsi="Courier New" w:cs="Courier New"/>
          <w:lang w:val="en-US"/>
        </w:rPr>
        <w:t>name</w:t>
      </w:r>
      <w:proofErr w:type="gramEnd"/>
    </w:p>
    <w:p w14:paraId="2453713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servers, which are geographically diverse and operate under different</w:t>
      </w:r>
    </w:p>
    <w:p w14:paraId="302B52C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routing policies [IANANS].  To reduce the chance of DNS name space</w:t>
      </w:r>
    </w:p>
    <w:p w14:paraId="09126EB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fragmentation, it is RECOMMENDED that at least </w:t>
      </w:r>
      <w:proofErr w:type="gramStart"/>
      <w:r w:rsidRPr="001E05DF">
        <w:rPr>
          <w:rFonts w:ascii="Courier New" w:hAnsi="Courier New" w:cs="Courier New"/>
          <w:lang w:val="en-US"/>
        </w:rPr>
        <w:t>two name</w:t>
      </w:r>
      <w:proofErr w:type="gramEnd"/>
      <w:r w:rsidRPr="001E05DF">
        <w:rPr>
          <w:rFonts w:ascii="Courier New" w:hAnsi="Courier New" w:cs="Courier New"/>
          <w:lang w:val="en-US"/>
        </w:rPr>
        <w:t xml:space="preserve"> servers for a</w:t>
      </w:r>
    </w:p>
    <w:p w14:paraId="232D0EBC" w14:textId="287F4E6C"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gramStart"/>
      <w:r w:rsidRPr="001E05DF">
        <w:rPr>
          <w:rFonts w:ascii="Courier New" w:hAnsi="Courier New" w:cs="Courier New"/>
          <w:lang w:val="en-US"/>
        </w:rPr>
        <w:t>zone</w:t>
      </w:r>
      <w:proofErr w:type="gramEnd"/>
      <w:r w:rsidRPr="001E05DF">
        <w:rPr>
          <w:rFonts w:ascii="Courier New" w:hAnsi="Courier New" w:cs="Courier New"/>
          <w:lang w:val="en-US"/>
        </w:rPr>
        <w:t xml:space="preserve"> are </w:t>
      </w:r>
      <w:del w:id="146" w:author="BOUCADAIR Mohamed INNOV/NET" w:date="2025-12-08T15:14:00Z" w16du:dateUtc="2025-12-08T14:14:00Z">
        <w:r w:rsidRPr="001E05DF" w:rsidDel="00033AFF">
          <w:rPr>
            <w:rFonts w:ascii="Courier New" w:hAnsi="Courier New" w:cs="Courier New"/>
            <w:lang w:val="en-US"/>
          </w:rPr>
          <w:delText xml:space="preserve">dual </w:delText>
        </w:r>
      </w:del>
      <w:ins w:id="147" w:author="BOUCADAIR Mohamed INNOV/NET" w:date="2025-12-08T15:14:00Z" w16du:dateUtc="2025-12-08T14:14:00Z">
        <w:r w:rsidR="00033AFF" w:rsidRPr="001E05DF">
          <w:rPr>
            <w:rFonts w:ascii="Courier New" w:hAnsi="Courier New" w:cs="Courier New"/>
            <w:lang w:val="en-US"/>
          </w:rPr>
          <w:t>dual</w:t>
        </w:r>
        <w:r w:rsidR="00033AFF">
          <w:rPr>
            <w:rFonts w:ascii="Courier New" w:hAnsi="Courier New" w:cs="Courier New"/>
            <w:lang w:val="en-US"/>
          </w:rPr>
          <w:t>-</w:t>
        </w:r>
      </w:ins>
      <w:r w:rsidRPr="001E05DF">
        <w:rPr>
          <w:rFonts w:ascii="Courier New" w:hAnsi="Courier New" w:cs="Courier New"/>
          <w:lang w:val="en-US"/>
        </w:rPr>
        <w:t>stack name servers.  Specifically, this means that the</w:t>
      </w:r>
    </w:p>
    <w:p w14:paraId="129B100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following minimal requirements SHOULD be implemented for a zone:</w:t>
      </w:r>
    </w:p>
    <w:p w14:paraId="61C19156" w14:textId="77777777" w:rsidR="00D95157" w:rsidRPr="001E05DF" w:rsidRDefault="00D95157" w:rsidP="00D95157">
      <w:pPr>
        <w:pStyle w:val="Textebrut"/>
        <w:rPr>
          <w:rFonts w:ascii="Courier New" w:hAnsi="Courier New" w:cs="Courier New"/>
          <w:lang w:val="en-US"/>
        </w:rPr>
      </w:pPr>
    </w:p>
    <w:p w14:paraId="59F1791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IPv4 adoption:</w:t>
      </w:r>
    </w:p>
    <w:p w14:paraId="1FBE5F7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Every DNS zone SHOULD be served by at least one IPv4-reachable</w:t>
      </w:r>
    </w:p>
    <w:p w14:paraId="6560127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authoritative DNS server to maintain name space continuity.  The</w:t>
      </w:r>
    </w:p>
    <w:p w14:paraId="31B25E9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delegation configuration (Resolution of the parent, resolution of</w:t>
      </w:r>
    </w:p>
    <w:p w14:paraId="22E29EA5" w14:textId="648B4B8B"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sibling domain names, </w:t>
      </w:r>
      <w:del w:id="148" w:author="BOUCADAIR Mohamed INNOV/NET" w:date="2025-12-08T15:15:00Z" w16du:dateUtc="2025-12-08T14:15:00Z">
        <w:r w:rsidRPr="001E05DF" w:rsidDel="00033AFF">
          <w:rPr>
            <w:rFonts w:ascii="Courier New" w:hAnsi="Courier New" w:cs="Courier New"/>
            <w:lang w:val="en-US"/>
          </w:rPr>
          <w:delText>GLUE</w:delText>
        </w:r>
      </w:del>
      <w:ins w:id="149" w:author="BOUCADAIR Mohamed INNOV/NET" w:date="2025-12-08T15:15:00Z" w16du:dateUtc="2025-12-08T14:15:00Z">
        <w:r w:rsidR="00033AFF">
          <w:rPr>
            <w:rFonts w:ascii="Courier New" w:hAnsi="Courier New" w:cs="Courier New"/>
            <w:lang w:val="en-US"/>
          </w:rPr>
          <w:t>glue</w:t>
        </w:r>
      </w:ins>
      <w:r w:rsidRPr="001E05DF">
        <w:rPr>
          <w:rFonts w:ascii="Courier New" w:hAnsi="Courier New" w:cs="Courier New"/>
          <w:lang w:val="en-US"/>
        </w:rPr>
        <w:t>) MUST NOT rely on IPv6 connectivity</w:t>
      </w:r>
    </w:p>
    <w:p w14:paraId="6AECDBBB" w14:textId="40D57AA1"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being available.  </w:t>
      </w:r>
      <w:del w:id="150" w:author="BOUCADAIR Mohamed INNOV/NET" w:date="2025-12-08T15:15:00Z" w16du:dateUtc="2025-12-08T14:15:00Z">
        <w:r w:rsidRPr="001E05DF" w:rsidDel="00033AFF">
          <w:rPr>
            <w:rFonts w:ascii="Courier New" w:hAnsi="Courier New" w:cs="Courier New"/>
            <w:lang w:val="en-US"/>
          </w:rPr>
          <w:delText>As we acknowledge</w:delText>
        </w:r>
      </w:del>
      <w:ins w:id="151" w:author="BOUCADAIR Mohamed INNOV/NET" w:date="2025-12-08T15:15:00Z" w16du:dateUtc="2025-12-08T14:15:00Z">
        <w:r w:rsidR="00033AFF">
          <w:rPr>
            <w:rFonts w:ascii="Courier New" w:hAnsi="Courier New" w:cs="Courier New"/>
            <w:lang w:val="en-US"/>
          </w:rPr>
          <w:t>Given the</w:t>
        </w:r>
      </w:ins>
      <w:r w:rsidRPr="001E05DF">
        <w:rPr>
          <w:rFonts w:ascii="Courier New" w:hAnsi="Courier New" w:cs="Courier New"/>
          <w:lang w:val="en-US"/>
        </w:rPr>
        <w:t xml:space="preserve"> IPv4 </w:t>
      </w:r>
      <w:ins w:id="152" w:author="BOUCADAIR Mohamed INNOV/NET" w:date="2025-12-08T15:15:00Z" w16du:dateUtc="2025-12-08T14:15:00Z">
        <w:r w:rsidR="00033AFF">
          <w:rPr>
            <w:rFonts w:ascii="Courier New" w:hAnsi="Courier New" w:cs="Courier New"/>
            <w:lang w:val="en-US"/>
          </w:rPr>
          <w:t xml:space="preserve">address </w:t>
        </w:r>
      </w:ins>
      <w:r w:rsidRPr="001E05DF">
        <w:rPr>
          <w:rFonts w:ascii="Courier New" w:hAnsi="Courier New" w:cs="Courier New"/>
          <w:lang w:val="en-US"/>
        </w:rPr>
        <w:t>scarcity, operators MAY</w:t>
      </w:r>
    </w:p>
    <w:p w14:paraId="1BB6933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opt not to provide DNS services via IPv4, if they can ensure that</w:t>
      </w:r>
    </w:p>
    <w:p w14:paraId="463974D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all clients expected to resolve this zone do support DNS</w:t>
      </w:r>
    </w:p>
    <w:p w14:paraId="25439B1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resolution via IPv6.</w:t>
      </w:r>
    </w:p>
    <w:p w14:paraId="2DA0C1E7" w14:textId="77777777" w:rsidR="00D95157" w:rsidRPr="001E05DF" w:rsidRDefault="00D95157" w:rsidP="00D95157">
      <w:pPr>
        <w:pStyle w:val="Textebrut"/>
        <w:rPr>
          <w:rFonts w:ascii="Courier New" w:hAnsi="Courier New" w:cs="Courier New"/>
          <w:lang w:val="en-US"/>
        </w:rPr>
      </w:pPr>
    </w:p>
    <w:p w14:paraId="0B3B95E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adoption:</w:t>
      </w:r>
    </w:p>
    <w:p w14:paraId="07F1C63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Every DNS zone SHOULD be served by at least one IPv6-reachable</w:t>
      </w:r>
    </w:p>
    <w:p w14:paraId="614DC78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authoritative DNS server to maintain name space continuity.  To</w:t>
      </w:r>
    </w:p>
    <w:p w14:paraId="7FED666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avoid reachability issues, authoritative DNS servers SHOULD use</w:t>
      </w:r>
    </w:p>
    <w:p w14:paraId="517F6D9D" w14:textId="0114086D" w:rsidR="00D95157" w:rsidRPr="001E05DF" w:rsidDel="00033AFF" w:rsidRDefault="00D95157" w:rsidP="00033AFF">
      <w:pPr>
        <w:pStyle w:val="Textebrut"/>
        <w:rPr>
          <w:del w:id="153" w:author="BOUCADAIR Mohamed INNOV/NET" w:date="2025-12-08T15:16:00Z" w16du:dateUtc="2025-12-08T14:16:00Z"/>
          <w:rFonts w:ascii="Courier New" w:hAnsi="Courier New" w:cs="Courier New"/>
          <w:lang w:val="en-US"/>
        </w:rPr>
      </w:pPr>
      <w:r w:rsidRPr="001E05DF">
        <w:rPr>
          <w:rFonts w:ascii="Courier New" w:hAnsi="Courier New" w:cs="Courier New"/>
          <w:lang w:val="en-US"/>
        </w:rPr>
        <w:t xml:space="preserve">      native IPv6 addresses instead of </w:t>
      </w:r>
      <w:ins w:id="154" w:author="BOUCADAIR Mohamed INNOV/NET" w:date="2025-12-08T15:16:00Z" w16du:dateUtc="2025-12-08T14:16:00Z">
        <w:r w:rsidR="00033AFF">
          <w:rPr>
            <w:rFonts w:ascii="Courier New" w:hAnsi="Courier New" w:cs="Courier New"/>
            <w:lang w:val="en-US"/>
          </w:rPr>
          <w:t xml:space="preserve">IPv4-converted </w:t>
        </w:r>
      </w:ins>
      <w:r w:rsidRPr="001E05DF">
        <w:rPr>
          <w:rFonts w:ascii="Courier New" w:hAnsi="Courier New" w:cs="Courier New"/>
          <w:lang w:val="en-US"/>
        </w:rPr>
        <w:t xml:space="preserve">IPv6 addresses </w:t>
      </w:r>
      <w:del w:id="155" w:author="BOUCADAIR Mohamed INNOV/NET" w:date="2025-12-08T15:16:00Z" w16du:dateUtc="2025-12-08T14:16:00Z">
        <w:r w:rsidRPr="001E05DF" w:rsidDel="00033AFF">
          <w:rPr>
            <w:rFonts w:ascii="Courier New" w:hAnsi="Courier New" w:cs="Courier New"/>
            <w:lang w:val="en-US"/>
          </w:rPr>
          <w:delText>synthesized using</w:delText>
        </w:r>
      </w:del>
    </w:p>
    <w:p w14:paraId="209D105B" w14:textId="7893EADA" w:rsidR="00D95157" w:rsidRPr="001E05DF" w:rsidRDefault="00D95157" w:rsidP="00033AFF">
      <w:pPr>
        <w:pStyle w:val="Textebrut"/>
        <w:rPr>
          <w:rFonts w:ascii="Courier New" w:hAnsi="Courier New" w:cs="Courier New"/>
          <w:lang w:val="en-US"/>
        </w:rPr>
      </w:pPr>
      <w:del w:id="156" w:author="BOUCADAIR Mohamed INNOV/NET" w:date="2025-12-08T15:16:00Z" w16du:dateUtc="2025-12-08T14:16:00Z">
        <w:r w:rsidRPr="001E05DF" w:rsidDel="00033AFF">
          <w:rPr>
            <w:rFonts w:ascii="Courier New" w:hAnsi="Courier New" w:cs="Courier New"/>
            <w:lang w:val="en-US"/>
          </w:rPr>
          <w:delText xml:space="preserve">      IPv6 transition technologies </w:delText>
        </w:r>
      </w:del>
      <w:r w:rsidRPr="001E05DF">
        <w:rPr>
          <w:rFonts w:ascii="Courier New" w:hAnsi="Courier New" w:cs="Courier New"/>
          <w:lang w:val="en-US"/>
        </w:rPr>
        <w:t>for receiving queries.  The</w:t>
      </w:r>
    </w:p>
    <w:p w14:paraId="4489314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delegation configuration (Resolution of the parent, resolution of</w:t>
      </w:r>
    </w:p>
    <w:p w14:paraId="5E3334F2" w14:textId="76AA13A9"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sibling domain names, </w:t>
      </w:r>
      <w:del w:id="157" w:author="BOUCADAIR Mohamed INNOV/NET" w:date="2025-12-08T15:16:00Z" w16du:dateUtc="2025-12-08T14:16:00Z">
        <w:r w:rsidRPr="001E05DF" w:rsidDel="00033AFF">
          <w:rPr>
            <w:rFonts w:ascii="Courier New" w:hAnsi="Courier New" w:cs="Courier New"/>
            <w:lang w:val="en-US"/>
          </w:rPr>
          <w:delText>GLUE</w:delText>
        </w:r>
      </w:del>
      <w:ins w:id="158" w:author="BOUCADAIR Mohamed INNOV/NET" w:date="2025-12-08T15:16:00Z" w16du:dateUtc="2025-12-08T14:16:00Z">
        <w:r w:rsidR="00033AFF">
          <w:rPr>
            <w:rFonts w:ascii="Courier New" w:hAnsi="Courier New" w:cs="Courier New"/>
            <w:lang w:val="en-US"/>
          </w:rPr>
          <w:t>glue</w:t>
        </w:r>
      </w:ins>
      <w:r w:rsidRPr="001E05DF">
        <w:rPr>
          <w:rFonts w:ascii="Courier New" w:hAnsi="Courier New" w:cs="Courier New"/>
          <w:lang w:val="en-US"/>
        </w:rPr>
        <w:t>) MUST NOT rely on IPv4 connectivity</w:t>
      </w:r>
    </w:p>
    <w:p w14:paraId="6D8319C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being available.</w:t>
      </w:r>
    </w:p>
    <w:p w14:paraId="5981D145" w14:textId="77777777" w:rsidR="00D95157" w:rsidRPr="001E05DF" w:rsidRDefault="00D95157" w:rsidP="00D95157">
      <w:pPr>
        <w:pStyle w:val="Textebrut"/>
        <w:rPr>
          <w:rFonts w:ascii="Courier New" w:hAnsi="Courier New" w:cs="Courier New"/>
          <w:lang w:val="en-US"/>
        </w:rPr>
      </w:pPr>
    </w:p>
    <w:p w14:paraId="6446316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Consistency:</w:t>
      </w:r>
    </w:p>
    <w:p w14:paraId="73E17D5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Both IPv4 and IPv6 transports SHOULD serve identical DNS data to</w:t>
      </w:r>
    </w:p>
    <w:p w14:paraId="2C91DB9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ensure a consistent resolution experience across different network</w:t>
      </w:r>
    </w:p>
    <w:p w14:paraId="72A285E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types.</w:t>
      </w:r>
    </w:p>
    <w:p w14:paraId="5FF8ACE9" w14:textId="77777777" w:rsidR="00D95157" w:rsidRPr="001E05DF" w:rsidRDefault="00D95157" w:rsidP="00D95157">
      <w:pPr>
        <w:pStyle w:val="Textebrut"/>
        <w:rPr>
          <w:rFonts w:ascii="Courier New" w:hAnsi="Courier New" w:cs="Courier New"/>
          <w:lang w:val="en-US"/>
        </w:rPr>
      </w:pPr>
    </w:p>
    <w:p w14:paraId="620E625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Avoiding IP Fragmentation:</w:t>
      </w:r>
    </w:p>
    <w:p w14:paraId="5CDFEC4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 fragmentation has been reported to be fragile [RFC8900].</w:t>
      </w:r>
    </w:p>
    <w:p w14:paraId="1577B0D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Furthermore, IPv6 transition technologies can introduce unexpected</w:t>
      </w:r>
    </w:p>
    <w:p w14:paraId="2BC6F9AD" w14:textId="6A1EB65D"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MTU breaks</w:t>
      </w:r>
      <w:del w:id="159" w:author="BOUCADAIR Mohamed INNOV/NET" w:date="2025-12-08T15:17:00Z" w16du:dateUtc="2025-12-08T14:17:00Z">
        <w:r w:rsidRPr="001E05DF" w:rsidDel="00033AFF">
          <w:rPr>
            <w:rFonts w:ascii="Courier New" w:hAnsi="Courier New" w:cs="Courier New"/>
            <w:lang w:val="en-US"/>
          </w:rPr>
          <w:delText xml:space="preserve">, </w:delText>
        </w:r>
      </w:del>
      <w:ins w:id="160" w:author="BOUCADAIR Mohamed INNOV/NET" w:date="2025-12-08T15:17:00Z" w16du:dateUtc="2025-12-08T14:17:00Z">
        <w:r w:rsidR="00033AFF">
          <w:rPr>
            <w:rFonts w:ascii="Courier New" w:hAnsi="Courier New" w:cs="Courier New"/>
            <w:lang w:val="en-US"/>
          </w:rPr>
          <w:t xml:space="preserve"> (</w:t>
        </w:r>
      </w:ins>
      <w:r w:rsidRPr="001E05DF">
        <w:rPr>
          <w:rFonts w:ascii="Courier New" w:hAnsi="Courier New" w:cs="Courier New"/>
          <w:lang w:val="en-US"/>
        </w:rPr>
        <w:t xml:space="preserve">e.g., when NAT64 is used </w:t>
      </w:r>
      <w:ins w:id="161" w:author="BOUCADAIR Mohamed INNOV/NET" w:date="2025-12-08T15:18:00Z" w16du:dateUtc="2025-12-08T14:18:00Z">
        <w:r w:rsidR="00033AFF">
          <w:rPr>
            <w:rFonts w:ascii="Courier New" w:hAnsi="Courier New" w:cs="Courier New"/>
            <w:lang w:val="en-US"/>
          </w:rPr>
          <w:t xml:space="preserve">(Section 7 of </w:t>
        </w:r>
      </w:ins>
      <w:r w:rsidRPr="001E05DF">
        <w:rPr>
          <w:rFonts w:ascii="Courier New" w:hAnsi="Courier New" w:cs="Courier New"/>
          <w:lang w:val="en-US"/>
        </w:rPr>
        <w:t>[RFC7269]</w:t>
      </w:r>
      <w:ins w:id="162" w:author="BOUCADAIR Mohamed INNOV/NET" w:date="2025-12-08T15:18:00Z" w16du:dateUtc="2025-12-08T14:18:00Z">
        <w:r w:rsidR="00033AFF">
          <w:rPr>
            <w:rFonts w:ascii="Courier New" w:hAnsi="Courier New" w:cs="Courier New"/>
            <w:lang w:val="en-US"/>
          </w:rPr>
          <w:t>))</w:t>
        </w:r>
      </w:ins>
      <w:r w:rsidRPr="001E05DF">
        <w:rPr>
          <w:rFonts w:ascii="Courier New" w:hAnsi="Courier New" w:cs="Courier New"/>
          <w:lang w:val="en-US"/>
        </w:rPr>
        <w:t>.  Therefore, IP</w:t>
      </w:r>
    </w:p>
    <w:p w14:paraId="0B651AB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 SHOULD be avoided by following guidance on maximum</w:t>
      </w:r>
    </w:p>
    <w:p w14:paraId="40BED983" w14:textId="47A8C9DF"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 payload sizes [RFC9715] and providing TCP </w:t>
      </w:r>
      <w:ins w:id="163" w:author="BOUCADAIR Mohamed INNOV/NET" w:date="2025-12-08T15:36:00Z">
        <w:r w:rsidR="00FA2A98" w:rsidRPr="001E05DF">
          <w:rPr>
            <w:rFonts w:ascii="Courier New" w:hAnsi="Courier New" w:cs="Courier New"/>
            <w:lang w:val="en-US"/>
          </w:rPr>
          <w:t>fall</w:t>
        </w:r>
      </w:ins>
      <w:ins w:id="164" w:author="BOUCADAIR Mohamed INNOV/NET" w:date="2025-12-08T15:36:00Z" w16du:dateUtc="2025-12-08T14:36:00Z">
        <w:r w:rsidR="00FA2A98">
          <w:rPr>
            <w:rFonts w:ascii="Courier New" w:hAnsi="Courier New" w:cs="Courier New"/>
            <w:lang w:val="en-US"/>
          </w:rPr>
          <w:t xml:space="preserve"> </w:t>
        </w:r>
      </w:ins>
      <w:ins w:id="165" w:author="BOUCADAIR Mohamed INNOV/NET" w:date="2025-12-08T15:36:00Z">
        <w:r w:rsidR="00FA2A98" w:rsidRPr="001E05DF">
          <w:rPr>
            <w:rFonts w:ascii="Courier New" w:hAnsi="Courier New" w:cs="Courier New"/>
            <w:lang w:val="en-US"/>
          </w:rPr>
          <w:t xml:space="preserve">back </w:t>
        </w:r>
      </w:ins>
      <w:del w:id="166" w:author="BOUCADAIR Mohamed INNOV/NET" w:date="2025-12-08T15:36:00Z" w16du:dateUtc="2025-12-08T14:36:00Z">
        <w:r w:rsidRPr="001E05DF" w:rsidDel="00FA2A98">
          <w:rPr>
            <w:rFonts w:ascii="Courier New" w:hAnsi="Courier New" w:cs="Courier New"/>
            <w:lang w:val="en-US"/>
          </w:rPr>
          <w:delText xml:space="preserve">fall-back </w:delText>
        </w:r>
      </w:del>
      <w:r w:rsidRPr="001E05DF">
        <w:rPr>
          <w:rFonts w:ascii="Courier New" w:hAnsi="Courier New" w:cs="Courier New"/>
          <w:lang w:val="en-US"/>
        </w:rPr>
        <w:t>options</w:t>
      </w:r>
    </w:p>
    <w:p w14:paraId="74AB5A2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[RFC7766].  Furthermore, </w:t>
      </w:r>
      <w:proofErr w:type="gramStart"/>
      <w:r w:rsidRPr="001E05DF">
        <w:rPr>
          <w:rFonts w:ascii="Courier New" w:hAnsi="Courier New" w:cs="Courier New"/>
          <w:lang w:val="en-US"/>
        </w:rPr>
        <w:t>similar to</w:t>
      </w:r>
      <w:proofErr w:type="gramEnd"/>
      <w:r w:rsidRPr="001E05DF">
        <w:rPr>
          <w:rFonts w:ascii="Courier New" w:hAnsi="Courier New" w:cs="Courier New"/>
          <w:lang w:val="en-US"/>
        </w:rPr>
        <w:t xml:space="preserve"> the guidance in [RFC9715],</w:t>
      </w:r>
    </w:p>
    <w:p w14:paraId="6CAF0CD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authoritative DNS servers MAY set an MSS of either 1388 (analogous</w:t>
      </w:r>
    </w:p>
    <w:p w14:paraId="128BAF0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to [RFC9715]) or 1220 (analogous to the [DNSFlagDay2020]</w:t>
      </w:r>
    </w:p>
    <w:p w14:paraId="13C6783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suggestions) in TCP sessions carrying DNS responses.</w:t>
      </w:r>
    </w:p>
    <w:p w14:paraId="3FFD7858" w14:textId="77777777" w:rsidR="00D95157" w:rsidRPr="001E05DF" w:rsidRDefault="00D95157" w:rsidP="00D95157">
      <w:pPr>
        <w:pStyle w:val="Textebrut"/>
        <w:rPr>
          <w:rFonts w:ascii="Courier New" w:hAnsi="Courier New" w:cs="Courier New"/>
          <w:lang w:val="en-US"/>
        </w:rPr>
      </w:pPr>
    </w:p>
    <w:p w14:paraId="79FE969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To prevent name space fragmentation, zone validation processes SHOULD</w:t>
      </w:r>
    </w:p>
    <w:p w14:paraId="36E3274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ensure that:</w:t>
      </w:r>
    </w:p>
    <w:p w14:paraId="43665FCD" w14:textId="77777777" w:rsidR="00D95157" w:rsidRPr="001E05DF" w:rsidRDefault="00D95157" w:rsidP="00D95157">
      <w:pPr>
        <w:pStyle w:val="Textebrut"/>
        <w:rPr>
          <w:rFonts w:ascii="Courier New" w:hAnsi="Courier New" w:cs="Courier New"/>
          <w:lang w:val="en-US"/>
        </w:rPr>
      </w:pPr>
    </w:p>
    <w:p w14:paraId="49761E3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There is at least one IPv4 address record and one IPv6 address</w:t>
      </w:r>
    </w:p>
    <w:p w14:paraId="5372805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record available for the name servers of any child delegation</w:t>
      </w:r>
    </w:p>
    <w:p w14:paraId="6AB291A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within the zone.</w:t>
      </w:r>
    </w:p>
    <w:p w14:paraId="5F8B6E4A" w14:textId="77777777" w:rsidR="00D95157" w:rsidRPr="001E05DF" w:rsidRDefault="00D95157" w:rsidP="00D95157">
      <w:pPr>
        <w:pStyle w:val="Textebrut"/>
        <w:rPr>
          <w:rFonts w:ascii="Courier New" w:hAnsi="Courier New" w:cs="Courier New"/>
          <w:lang w:val="en-US"/>
        </w:rPr>
      </w:pPr>
    </w:p>
    <w:p w14:paraId="031301E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The zone's authoritative servers follow [RFC9715] for avoiding</w:t>
      </w:r>
    </w:p>
    <w:p w14:paraId="0B3D89F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fragmentation on DNS-over-UDP.</w:t>
      </w:r>
    </w:p>
    <w:p w14:paraId="52E16F71" w14:textId="77777777" w:rsidR="00D95157" w:rsidRPr="001E05DF" w:rsidRDefault="00D95157" w:rsidP="00D95157">
      <w:pPr>
        <w:pStyle w:val="Textebrut"/>
        <w:rPr>
          <w:rFonts w:ascii="Courier New" w:hAnsi="Courier New" w:cs="Courier New"/>
          <w:lang w:val="en-US"/>
        </w:rPr>
      </w:pPr>
    </w:p>
    <w:p w14:paraId="2D7D15D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The zone's authoritative servers support DNS-over-TCP [RFC9210].</w:t>
      </w:r>
    </w:p>
    <w:p w14:paraId="32BA99F7" w14:textId="77777777" w:rsidR="00D95157" w:rsidRPr="001E05DF" w:rsidRDefault="00D95157" w:rsidP="00D95157">
      <w:pPr>
        <w:pStyle w:val="Textebrut"/>
        <w:rPr>
          <w:rFonts w:ascii="Courier New" w:hAnsi="Courier New" w:cs="Courier New"/>
          <w:lang w:val="en-US"/>
        </w:rPr>
      </w:pPr>
    </w:p>
    <w:p w14:paraId="3BB1648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  The zone's authoritative servers can be reached via IPv4 and IPv6</w:t>
      </w:r>
    </w:p>
    <w:p w14:paraId="1F6B94E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when performing DNS resolution via IPv4-only and IPv6-only</w:t>
      </w:r>
    </w:p>
    <w:p w14:paraId="7D3BF1F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networks respectively.</w:t>
      </w:r>
    </w:p>
    <w:p w14:paraId="7FBDF288" w14:textId="77777777" w:rsidR="00D95157" w:rsidRPr="001E05DF" w:rsidRDefault="00D95157" w:rsidP="00D95157">
      <w:pPr>
        <w:pStyle w:val="Textebrut"/>
        <w:rPr>
          <w:rFonts w:ascii="Courier New" w:hAnsi="Courier New" w:cs="Courier New"/>
          <w:lang w:val="en-US"/>
        </w:rPr>
      </w:pPr>
    </w:p>
    <w:p w14:paraId="350E43F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4.2.  Guidelines for Recursive DNS Resolvers</w:t>
      </w:r>
    </w:p>
    <w:p w14:paraId="7F523E9B" w14:textId="77777777" w:rsidR="00D95157" w:rsidRPr="001E05DF" w:rsidRDefault="00D95157" w:rsidP="00D95157">
      <w:pPr>
        <w:pStyle w:val="Textebrut"/>
        <w:rPr>
          <w:rFonts w:ascii="Courier New" w:hAnsi="Courier New" w:cs="Courier New"/>
          <w:lang w:val="en-US"/>
        </w:rPr>
      </w:pPr>
    </w:p>
    <w:p w14:paraId="1138C562" w14:textId="4F0BBDB0"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Every recursive DNS resolver SHOULD be </w:t>
      </w:r>
      <w:del w:id="167" w:author="BOUCADAIR Mohamed INNOV/NET" w:date="2025-12-08T15:20:00Z" w16du:dateUtc="2025-12-08T14:20:00Z">
        <w:r w:rsidRPr="001E05DF" w:rsidDel="00033AFF">
          <w:rPr>
            <w:rFonts w:ascii="Courier New" w:hAnsi="Courier New" w:cs="Courier New"/>
            <w:lang w:val="en-US"/>
          </w:rPr>
          <w:delText xml:space="preserve">dual </w:delText>
        </w:r>
      </w:del>
      <w:proofErr w:type="gramStart"/>
      <w:ins w:id="168" w:author="BOUCADAIR Mohamed INNOV/NET" w:date="2025-12-08T15:20:00Z" w16du:dateUtc="2025-12-08T14:20:00Z">
        <w:r w:rsidR="00033AFF" w:rsidRPr="001E05DF">
          <w:rPr>
            <w:rFonts w:ascii="Courier New" w:hAnsi="Courier New" w:cs="Courier New"/>
            <w:lang w:val="en-US"/>
          </w:rPr>
          <w:t>dual</w:t>
        </w:r>
        <w:r w:rsidR="00033AFF">
          <w:rPr>
            <w:rFonts w:ascii="Courier New" w:hAnsi="Courier New" w:cs="Courier New"/>
            <w:lang w:val="en-US"/>
          </w:rPr>
          <w:t>-</w:t>
        </w:r>
      </w:ins>
      <w:r w:rsidRPr="001E05DF">
        <w:rPr>
          <w:rFonts w:ascii="Courier New" w:hAnsi="Courier New" w:cs="Courier New"/>
          <w:lang w:val="en-US"/>
        </w:rPr>
        <w:t>stack</w:t>
      </w:r>
      <w:proofErr w:type="gramEnd"/>
      <w:r w:rsidRPr="001E05DF">
        <w:rPr>
          <w:rFonts w:ascii="Courier New" w:hAnsi="Courier New" w:cs="Courier New"/>
          <w:lang w:val="en-US"/>
        </w:rPr>
        <w:t>.</w:t>
      </w:r>
    </w:p>
    <w:p w14:paraId="49F90ADB" w14:textId="77777777" w:rsidR="00D95157" w:rsidRPr="001E05DF" w:rsidRDefault="00D95157" w:rsidP="00D95157">
      <w:pPr>
        <w:pStyle w:val="Textebrut"/>
        <w:rPr>
          <w:rFonts w:ascii="Courier New" w:hAnsi="Courier New" w:cs="Courier New"/>
          <w:lang w:val="en-US"/>
        </w:rPr>
      </w:pPr>
    </w:p>
    <w:p w14:paraId="72224D9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While the zones that IPv6-only recursive DNS resolvers can resolve</w:t>
      </w:r>
    </w:p>
    <w:p w14:paraId="2908B35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are growing, they do not yet cover all zones.  Hence, a recursive DNS</w:t>
      </w:r>
    </w:p>
    <w:p w14:paraId="4DD4DDB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resolver MAY be IPv6-only, if it uses a transition mechanism that</w:t>
      </w:r>
    </w:p>
    <w:p w14:paraId="7A4A3F1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allows it to also query IPv4-only authoritative DNS servers, or uses</w:t>
      </w:r>
    </w:p>
    <w:p w14:paraId="0D6278F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configuration where it forwards queries failing IPv6-only DNS</w:t>
      </w:r>
    </w:p>
    <w:p w14:paraId="15C79D6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resolution to a recursive DNS resolver that </w:t>
      </w:r>
      <w:proofErr w:type="gramStart"/>
      <w:r w:rsidRPr="001E05DF">
        <w:rPr>
          <w:rFonts w:ascii="Courier New" w:hAnsi="Courier New" w:cs="Courier New"/>
          <w:lang w:val="en-US"/>
        </w:rPr>
        <w:t>is able to</w:t>
      </w:r>
      <w:proofErr w:type="gramEnd"/>
      <w:r w:rsidRPr="001E05DF">
        <w:rPr>
          <w:rFonts w:ascii="Courier New" w:hAnsi="Courier New" w:cs="Courier New"/>
          <w:lang w:val="en-US"/>
        </w:rPr>
        <w:t xml:space="preserve"> perform DNS</w:t>
      </w:r>
    </w:p>
    <w:p w14:paraId="25EF6EE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resolution over IPv4.  For example, if a recursive DNS resolver is</w:t>
      </w:r>
    </w:p>
    <w:p w14:paraId="6D7EB45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aware of a PREF64 to use for NAT64 [RFC6146], either through static</w:t>
      </w:r>
    </w:p>
    <w:p w14:paraId="30D9435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configuration or by discovering it</w:t>
      </w:r>
      <w:ins w:id="169" w:author="BOUCADAIR Mohamed INNOV/NET" w:date="2025-12-04T21:01:00Z">
        <w:r w:rsidR="003839C4">
          <w:rPr>
            <w:rFonts w:ascii="Courier New" w:hAnsi="Courier New" w:cs="Courier New"/>
            <w:lang w:val="en-US"/>
          </w:rPr>
          <w:t xml:space="preserve"> (e.g.,</w:t>
        </w:r>
      </w:ins>
      <w:r w:rsidRPr="001E05DF">
        <w:rPr>
          <w:rFonts w:ascii="Courier New" w:hAnsi="Courier New" w:cs="Courier New"/>
          <w:lang w:val="en-US"/>
        </w:rPr>
        <w:t xml:space="preserve"> [RFC8781]</w:t>
      </w:r>
      <w:ins w:id="170" w:author="BOUCADAIR Mohamed INNOV/NET" w:date="2025-12-04T21:01:00Z">
        <w:r w:rsidR="003839C4">
          <w:rPr>
            <w:rFonts w:ascii="Courier New" w:hAnsi="Courier New" w:cs="Courier New"/>
            <w:lang w:val="en-US"/>
          </w:rPr>
          <w:t>)</w:t>
        </w:r>
      </w:ins>
      <w:r w:rsidRPr="001E05DF">
        <w:rPr>
          <w:rFonts w:ascii="Courier New" w:hAnsi="Courier New" w:cs="Courier New"/>
          <w:lang w:val="en-US"/>
        </w:rPr>
        <w:t xml:space="preserve">, it </w:t>
      </w:r>
      <w:commentRangeStart w:id="171"/>
      <w:del w:id="172" w:author="BOUCADAIR Mohamed INNOV/NET" w:date="2025-12-04T21:02:00Z">
        <w:r w:rsidRPr="001E05DF" w:rsidDel="003839C4">
          <w:rPr>
            <w:rFonts w:ascii="Courier New" w:hAnsi="Courier New" w:cs="Courier New"/>
            <w:lang w:val="en-US"/>
          </w:rPr>
          <w:delText xml:space="preserve">MAY </w:delText>
        </w:r>
      </w:del>
      <w:ins w:id="173" w:author="BOUCADAIR Mohamed INNOV/NET" w:date="2025-12-04T21:02:00Z">
        <w:r w:rsidR="003839C4">
          <w:rPr>
            <w:rFonts w:ascii="Courier New" w:hAnsi="Courier New" w:cs="Courier New"/>
            <w:lang w:val="en-US"/>
          </w:rPr>
          <w:t>may</w:t>
        </w:r>
        <w:r w:rsidR="003839C4" w:rsidRPr="001E05DF">
          <w:rPr>
            <w:rFonts w:ascii="Courier New" w:hAnsi="Courier New" w:cs="Courier New"/>
            <w:lang w:val="en-US"/>
          </w:rPr>
          <w:t xml:space="preserve"> </w:t>
        </w:r>
      </w:ins>
      <w:commentRangeEnd w:id="171"/>
      <w:ins w:id="174" w:author="BOUCADAIR Mohamed INNOV/NET" w:date="2025-12-08T15:21:00Z" w16du:dateUtc="2025-12-08T14:21:00Z">
        <w:r w:rsidR="00950E8C">
          <w:rPr>
            <w:rStyle w:val="Marquedecommentaire"/>
            <w:rFonts w:ascii="Aptos" w:hAnsi="Aptos"/>
          </w:rPr>
          <w:commentReference w:id="171"/>
        </w:r>
      </w:ins>
      <w:r w:rsidRPr="001E05DF">
        <w:rPr>
          <w:rFonts w:ascii="Courier New" w:hAnsi="Courier New" w:cs="Courier New"/>
          <w:lang w:val="en-US"/>
        </w:rPr>
        <w:t>synthesize IPv6</w:t>
      </w:r>
    </w:p>
    <w:p w14:paraId="19F8993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addresses for remote authoritative DNS servers.</w:t>
      </w:r>
    </w:p>
    <w:p w14:paraId="711A0F64" w14:textId="77777777" w:rsidR="00D95157" w:rsidRPr="001E05DF" w:rsidRDefault="00D95157" w:rsidP="00D95157">
      <w:pPr>
        <w:pStyle w:val="Textebrut"/>
        <w:rPr>
          <w:rFonts w:ascii="Courier New" w:hAnsi="Courier New" w:cs="Courier New"/>
          <w:lang w:val="en-US"/>
        </w:rPr>
      </w:pPr>
    </w:p>
    <w:p w14:paraId="0FCD75A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Similarly, a recursive DNS resolver MAY be IPv4-only, if it uses a</w:t>
      </w:r>
    </w:p>
    <w:p w14:paraId="58283B8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configuration where such resolvers forward queries failing IPv4-only</w:t>
      </w:r>
    </w:p>
    <w:p w14:paraId="1A81519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 resolution to a recursive DNS resolver that </w:t>
      </w:r>
      <w:proofErr w:type="gramStart"/>
      <w:r w:rsidRPr="001E05DF">
        <w:rPr>
          <w:rFonts w:ascii="Courier New" w:hAnsi="Courier New" w:cs="Courier New"/>
          <w:lang w:val="en-US"/>
        </w:rPr>
        <w:t>is able to</w:t>
      </w:r>
      <w:proofErr w:type="gramEnd"/>
      <w:r w:rsidRPr="001E05DF">
        <w:rPr>
          <w:rFonts w:ascii="Courier New" w:hAnsi="Courier New" w:cs="Courier New"/>
          <w:lang w:val="en-US"/>
        </w:rPr>
        <w:t xml:space="preserve"> perform</w:t>
      </w:r>
    </w:p>
    <w:p w14:paraId="6E22C3C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 resolution over IPv6.</w:t>
      </w:r>
    </w:p>
    <w:p w14:paraId="46BD6130" w14:textId="77777777" w:rsidR="00D95157" w:rsidRPr="001E05DF" w:rsidRDefault="00D95157" w:rsidP="00D95157">
      <w:pPr>
        <w:pStyle w:val="Textebrut"/>
        <w:rPr>
          <w:rFonts w:ascii="Courier New" w:hAnsi="Courier New" w:cs="Courier New"/>
          <w:lang w:val="en-US"/>
        </w:rPr>
      </w:pPr>
    </w:p>
    <w:p w14:paraId="6A465BC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Finally, when responding to recursive queries sent by stub DNS</w:t>
      </w:r>
    </w:p>
    <w:p w14:paraId="283AFBD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resolvers, a DNS resolver SHOULD follow the above guidance on</w:t>
      </w:r>
    </w:p>
    <w:p w14:paraId="79DC4330" w14:textId="352DF100" w:rsidR="00D95157" w:rsidRPr="00950E8C" w:rsidRDefault="00D95157" w:rsidP="00D95157">
      <w:pPr>
        <w:pStyle w:val="Textebrut"/>
        <w:rPr>
          <w:rFonts w:ascii="Courier New" w:hAnsi="Courier New" w:cs="Courier New"/>
          <w:lang w:val="en-US"/>
        </w:rPr>
      </w:pPr>
      <w:r w:rsidRPr="00950E8C">
        <w:rPr>
          <w:rFonts w:ascii="Courier New" w:hAnsi="Courier New" w:cs="Courier New"/>
          <w:lang w:val="en-US"/>
        </w:rPr>
        <w:t xml:space="preserve">   fragmentation </w:t>
      </w:r>
      <w:proofErr w:type="spellStart"/>
      <w:r w:rsidRPr="00950E8C">
        <w:rPr>
          <w:rFonts w:ascii="Courier New" w:hAnsi="Courier New" w:cs="Courier New"/>
          <w:lang w:val="en-US"/>
        </w:rPr>
        <w:t>avoidance</w:t>
      </w:r>
      <w:proofErr w:type="spellEnd"/>
      <w:del w:id="175" w:author="BOUCADAIR Mohamed INNOV/NET" w:date="2025-12-08T15:22:00Z" w16du:dateUtc="2025-12-08T14:22:00Z">
        <w:r w:rsidRPr="00950E8C" w:rsidDel="00950E8C">
          <w:rPr>
            <w:rFonts w:ascii="Courier New" w:hAnsi="Courier New" w:cs="Courier New"/>
            <w:lang w:val="en-US"/>
          </w:rPr>
          <w:delText xml:space="preserve">, see also [RFC9715], </w:delText>
        </w:r>
      </w:del>
      <w:ins w:id="176" w:author="BOUCADAIR Mohamed INNOV/NET" w:date="2025-12-08T15:22:00Z" w16du:dateUtc="2025-12-08T14:22:00Z">
        <w:r w:rsidR="00950E8C">
          <w:rPr>
            <w:rFonts w:ascii="Courier New" w:hAnsi="Courier New" w:cs="Courier New"/>
          </w:rPr>
          <w:t xml:space="preserve"> </w:t>
        </w:r>
        <w:r w:rsidR="00950E8C" w:rsidRPr="00950E8C">
          <w:rPr>
            <w:rFonts w:ascii="Courier New" w:hAnsi="Courier New" w:cs="Courier New"/>
            <w:lang w:val="en-US"/>
          </w:rPr>
          <w:t>(Se</w:t>
        </w:r>
        <w:proofErr w:type="spellStart"/>
        <w:r w:rsidR="00950E8C">
          <w:rPr>
            <w:rFonts w:ascii="Courier New" w:hAnsi="Courier New" w:cs="Courier New"/>
          </w:rPr>
          <w:t>ction</w:t>
        </w:r>
        <w:proofErr w:type="spellEnd"/>
        <w:r w:rsidR="00950E8C">
          <w:rPr>
            <w:rFonts w:ascii="Courier New" w:hAnsi="Courier New" w:cs="Courier New"/>
          </w:rPr>
          <w:t xml:space="preserve"> </w:t>
        </w:r>
        <w:commentRangeStart w:id="177"/>
        <w:r w:rsidR="00950E8C">
          <w:rPr>
            <w:rFonts w:ascii="Courier New" w:hAnsi="Courier New" w:cs="Courier New"/>
          </w:rPr>
          <w:t>XXX</w:t>
        </w:r>
        <w:commentRangeEnd w:id="177"/>
        <w:r w:rsidR="00950E8C">
          <w:rPr>
            <w:rStyle w:val="Marquedecommentaire"/>
            <w:rFonts w:ascii="Aptos" w:hAnsi="Aptos"/>
          </w:rPr>
          <w:commentReference w:id="177"/>
        </w:r>
        <w:r w:rsidR="00950E8C" w:rsidRPr="00950E8C">
          <w:rPr>
            <w:rFonts w:ascii="Courier New" w:hAnsi="Courier New" w:cs="Courier New"/>
            <w:lang w:val="en-US"/>
          </w:rPr>
          <w:t xml:space="preserve">) </w:t>
        </w:r>
      </w:ins>
      <w:r w:rsidRPr="00950E8C">
        <w:rPr>
          <w:rFonts w:ascii="Courier New" w:hAnsi="Courier New" w:cs="Courier New"/>
          <w:lang w:val="en-US"/>
        </w:rPr>
        <w:t>for communication</w:t>
      </w:r>
    </w:p>
    <w:p w14:paraId="120A91B6" w14:textId="77777777" w:rsidR="00D95157" w:rsidRPr="001E05DF" w:rsidRDefault="00D95157" w:rsidP="00D95157">
      <w:pPr>
        <w:pStyle w:val="Textebrut"/>
        <w:rPr>
          <w:rFonts w:ascii="Courier New" w:hAnsi="Courier New" w:cs="Courier New"/>
          <w:lang w:val="en-US"/>
        </w:rPr>
      </w:pPr>
      <w:r w:rsidRPr="00950E8C">
        <w:rPr>
          <w:rFonts w:ascii="Courier New" w:hAnsi="Courier New" w:cs="Courier New"/>
          <w:lang w:val="en-US"/>
        </w:rPr>
        <w:t xml:space="preserve">   </w:t>
      </w:r>
      <w:r w:rsidRPr="001E05DF">
        <w:rPr>
          <w:rFonts w:ascii="Courier New" w:hAnsi="Courier New" w:cs="Courier New"/>
          <w:lang w:val="en-US"/>
        </w:rPr>
        <w:t>between authoritative DNS servers and recursive DNS resolvers</w:t>
      </w:r>
    </w:p>
    <w:p w14:paraId="3A849D9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analogously.</w:t>
      </w:r>
    </w:p>
    <w:p w14:paraId="0C9EF66A" w14:textId="77777777" w:rsidR="00D95157" w:rsidRPr="001E05DF" w:rsidRDefault="00D95157" w:rsidP="00D95157">
      <w:pPr>
        <w:pStyle w:val="Textebrut"/>
        <w:rPr>
          <w:rFonts w:ascii="Courier New" w:hAnsi="Courier New" w:cs="Courier New"/>
          <w:lang w:val="en-US"/>
        </w:rPr>
      </w:pPr>
    </w:p>
    <w:p w14:paraId="495FEF5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4.3.  Guidelines for DNS Stub Resolvers</w:t>
      </w:r>
    </w:p>
    <w:p w14:paraId="006DA43E" w14:textId="77777777" w:rsidR="00D95157" w:rsidRPr="001E05DF" w:rsidRDefault="00D95157" w:rsidP="00D95157">
      <w:pPr>
        <w:pStyle w:val="Textebrut"/>
        <w:rPr>
          <w:rFonts w:ascii="Courier New" w:hAnsi="Courier New" w:cs="Courier New"/>
          <w:lang w:val="en-US"/>
        </w:rPr>
      </w:pPr>
    </w:p>
    <w:p w14:paraId="0942848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Contrary to authoritative DNS servers and recursive DNS resolvers,</w:t>
      </w:r>
    </w:p>
    <w:p w14:paraId="57E272F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stub DNS resolvers are more likely to find themselves in either an</w:t>
      </w:r>
    </w:p>
    <w:p w14:paraId="2560C60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IPv6-mostly or IPv4-only environment, as they are usually run on end-</w:t>
      </w:r>
    </w:p>
    <w:p w14:paraId="0C9AED4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hosts / clients.  Furthermore, a stub DNS resolver </w:t>
      </w:r>
      <w:proofErr w:type="gramStart"/>
      <w:r w:rsidRPr="001E05DF">
        <w:rPr>
          <w:rFonts w:ascii="Courier New" w:hAnsi="Courier New" w:cs="Courier New"/>
          <w:lang w:val="en-US"/>
        </w:rPr>
        <w:t>has to</w:t>
      </w:r>
      <w:proofErr w:type="gramEnd"/>
      <w:r w:rsidRPr="001E05DF">
        <w:rPr>
          <w:rFonts w:ascii="Courier New" w:hAnsi="Courier New" w:cs="Courier New"/>
          <w:lang w:val="en-US"/>
        </w:rPr>
        <w:t xml:space="preserve"> rely on</w:t>
      </w:r>
    </w:p>
    <w:p w14:paraId="2E8E006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recursive DNS servers discovered for the local network, e.g., using</w:t>
      </w:r>
    </w:p>
    <w:p w14:paraId="18B35FE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DHCPv4 </w:t>
      </w:r>
      <w:commentRangeStart w:id="178"/>
      <w:r w:rsidRPr="001E05DF">
        <w:rPr>
          <w:rFonts w:ascii="Courier New" w:hAnsi="Courier New" w:cs="Courier New"/>
          <w:lang w:val="en-US"/>
        </w:rPr>
        <w:t xml:space="preserve">[RFC3456], </w:t>
      </w:r>
      <w:commentRangeEnd w:id="178"/>
      <w:r w:rsidR="00FA2A98">
        <w:rPr>
          <w:rStyle w:val="Marquedecommentaire"/>
          <w:rFonts w:ascii="Aptos" w:hAnsi="Aptos"/>
        </w:rPr>
        <w:commentReference w:id="178"/>
      </w:r>
      <w:r w:rsidRPr="001E05DF">
        <w:rPr>
          <w:rFonts w:ascii="Courier New" w:hAnsi="Courier New" w:cs="Courier New"/>
          <w:lang w:val="en-US"/>
        </w:rPr>
        <w:t xml:space="preserve">DHCPv6 [RFC8415], </w:t>
      </w:r>
      <w:commentRangeStart w:id="179"/>
      <w:r w:rsidRPr="001E05DF">
        <w:rPr>
          <w:rFonts w:ascii="Courier New" w:hAnsi="Courier New" w:cs="Courier New"/>
          <w:lang w:val="en-US"/>
        </w:rPr>
        <w:t>and/or SLAAC [RFC4862]</w:t>
      </w:r>
      <w:commentRangeEnd w:id="179"/>
      <w:r w:rsidR="00950E8C">
        <w:rPr>
          <w:rStyle w:val="Marquedecommentaire"/>
          <w:rFonts w:ascii="Aptos" w:hAnsi="Aptos"/>
        </w:rPr>
        <w:commentReference w:id="179"/>
      </w:r>
      <w:r w:rsidRPr="001E05DF">
        <w:rPr>
          <w:rFonts w:ascii="Courier New" w:hAnsi="Courier New" w:cs="Courier New"/>
          <w:lang w:val="en-US"/>
        </w:rPr>
        <w:t>.  In that</w:t>
      </w:r>
    </w:p>
    <w:p w14:paraId="347379B0" w14:textId="77777777" w:rsidR="00D95157" w:rsidRPr="001E05DF" w:rsidRDefault="001E05DF" w:rsidP="00D95157">
      <w:pPr>
        <w:pStyle w:val="Textebrut"/>
        <w:rPr>
          <w:rFonts w:ascii="Courier New" w:hAnsi="Courier New" w:cs="Courier New"/>
          <w:lang w:val="en-US"/>
        </w:rPr>
      </w:pPr>
      <w:r>
        <w:rPr>
          <w:rFonts w:ascii="Courier New" w:hAnsi="Courier New" w:cs="Courier New"/>
          <w:lang w:val="en-US"/>
        </w:rPr>
        <w:t xml:space="preserve"> </w:t>
      </w:r>
      <w:r w:rsidR="00D95157" w:rsidRPr="001E05DF">
        <w:rPr>
          <w:rFonts w:ascii="Courier New" w:hAnsi="Courier New" w:cs="Courier New"/>
          <w:lang w:val="en-US"/>
        </w:rPr>
        <w:t xml:space="preserve">  case, the stub resolver may obtain multiple different IPv4 and IPv6</w:t>
      </w:r>
    </w:p>
    <w:p w14:paraId="4D101B1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 resolver addresses to use.</w:t>
      </w:r>
    </w:p>
    <w:p w14:paraId="7DEB5BF9" w14:textId="77777777" w:rsidR="00D95157" w:rsidRPr="001E05DF" w:rsidRDefault="00D95157" w:rsidP="00D95157">
      <w:pPr>
        <w:pStyle w:val="Textebrut"/>
        <w:rPr>
          <w:rFonts w:ascii="Courier New" w:hAnsi="Courier New" w:cs="Courier New"/>
          <w:lang w:val="en-US"/>
        </w:rPr>
      </w:pPr>
    </w:p>
    <w:p w14:paraId="493468E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To prioritize different IPv4 and IPv6 DNS resolver addresses, a stub</w:t>
      </w:r>
    </w:p>
    <w:p w14:paraId="7AA8384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resolver SHOULD follow [RFC6724].  However, a stub DNS resolver</w:t>
      </w:r>
    </w:p>
    <w:p w14:paraId="22850DDC" w14:textId="3087571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SHOULD NOT utilize </w:t>
      </w:r>
      <w:ins w:id="180" w:author="BOUCADAIR Mohamed INNOV/NET" w:date="2025-12-08T14:24:00Z">
        <w:r w:rsidR="008F7F20" w:rsidRPr="008F7F20">
          <w:rPr>
            <w:rFonts w:ascii="Courier New" w:hAnsi="Courier New" w:cs="Courier New"/>
            <w:lang w:val="en-US"/>
          </w:rPr>
          <w:t>IPv4-embedded IPv6 addresses</w:t>
        </w:r>
        <w:r w:rsidR="008F7F20" w:rsidRPr="008F7F20" w:rsidDel="008F7F20">
          <w:rPr>
            <w:rFonts w:ascii="Courier New" w:hAnsi="Courier New" w:cs="Courier New"/>
            <w:lang w:val="en-US"/>
          </w:rPr>
          <w:t xml:space="preserve"> </w:t>
        </w:r>
      </w:ins>
      <w:del w:id="181" w:author="BOUCADAIR Mohamed INNOV/NET" w:date="2025-12-08T14:24:00Z" w16du:dateUtc="2025-12-08T13:24:00Z">
        <w:r w:rsidRPr="001E05DF" w:rsidDel="008F7F20">
          <w:rPr>
            <w:rFonts w:ascii="Courier New" w:hAnsi="Courier New" w:cs="Courier New"/>
            <w:lang w:val="en-US"/>
          </w:rPr>
          <w:delText xml:space="preserve">synthesized addresses </w:delText>
        </w:r>
      </w:del>
      <w:r w:rsidRPr="001E05DF">
        <w:rPr>
          <w:rFonts w:ascii="Courier New" w:hAnsi="Courier New" w:cs="Courier New"/>
          <w:lang w:val="en-US"/>
        </w:rPr>
        <w:t>if it is able to identify</w:t>
      </w:r>
    </w:p>
    <w:p w14:paraId="65717EC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them as such, e.g., by having discovered the PREF64 in use for the</w:t>
      </w:r>
    </w:p>
    <w:p w14:paraId="4E19413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network [RFC8781].</w:t>
      </w:r>
    </w:p>
    <w:p w14:paraId="39E74879" w14:textId="77777777" w:rsidR="00D95157" w:rsidRPr="001E05DF" w:rsidRDefault="00D95157" w:rsidP="00D95157">
      <w:pPr>
        <w:pStyle w:val="Textebrut"/>
        <w:rPr>
          <w:rFonts w:ascii="Courier New" w:hAnsi="Courier New" w:cs="Courier New"/>
          <w:lang w:val="en-US"/>
        </w:rPr>
      </w:pPr>
    </w:p>
    <w:p w14:paraId="78D428F7" w14:textId="537C87C6"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When providing multiple </w:t>
      </w:r>
      <w:del w:id="182" w:author="BOUCADAIR Mohamed INNOV/NET" w:date="2025-12-08T15:28:00Z" w16du:dateUtc="2025-12-08T14:28:00Z">
        <w:r w:rsidRPr="001E05DF" w:rsidDel="00950E8C">
          <w:rPr>
            <w:rFonts w:ascii="Courier New" w:hAnsi="Courier New" w:cs="Courier New"/>
            <w:lang w:val="en-US"/>
          </w:rPr>
          <w:delText xml:space="preserve">possible </w:delText>
        </w:r>
      </w:del>
      <w:r w:rsidRPr="001E05DF">
        <w:rPr>
          <w:rFonts w:ascii="Courier New" w:hAnsi="Courier New" w:cs="Courier New"/>
          <w:lang w:val="en-US"/>
        </w:rPr>
        <w:t>DNS servers to stub resolvers,</w:t>
      </w:r>
    </w:p>
    <w:p w14:paraId="7E3471D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commentRangeStart w:id="183"/>
      <w:r w:rsidRPr="001E05DF">
        <w:rPr>
          <w:rFonts w:ascii="Courier New" w:hAnsi="Courier New" w:cs="Courier New"/>
          <w:lang w:val="en-US"/>
        </w:rPr>
        <w:t>operators</w:t>
      </w:r>
      <w:commentRangeEnd w:id="183"/>
      <w:r w:rsidR="00950E8C">
        <w:rPr>
          <w:rStyle w:val="Marquedecommentaire"/>
          <w:rFonts w:ascii="Aptos" w:hAnsi="Aptos"/>
        </w:rPr>
        <w:commentReference w:id="183"/>
      </w:r>
      <w:r w:rsidRPr="001E05DF">
        <w:rPr>
          <w:rFonts w:ascii="Courier New" w:hAnsi="Courier New" w:cs="Courier New"/>
          <w:lang w:val="en-US"/>
        </w:rPr>
        <w:t xml:space="preserve"> SHOULD consider that various implementations can only</w:t>
      </w:r>
    </w:p>
    <w:p w14:paraId="3D00CE9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configure a small set of possible DNS resolvers, e.g., only up to</w:t>
      </w:r>
    </w:p>
    <w:p w14:paraId="6301CC8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commentRangeStart w:id="184"/>
      <w:r w:rsidRPr="001E05DF">
        <w:rPr>
          <w:rFonts w:ascii="Courier New" w:hAnsi="Courier New" w:cs="Courier New"/>
          <w:lang w:val="en-US"/>
        </w:rPr>
        <w:t xml:space="preserve">three for </w:t>
      </w:r>
      <w:proofErr w:type="spellStart"/>
      <w:r w:rsidRPr="00950E8C">
        <w:rPr>
          <w:rFonts w:ascii="Courier New" w:hAnsi="Courier New" w:cs="Courier New"/>
          <w:lang w:val="en-US"/>
        </w:rPr>
        <w:t>libc</w:t>
      </w:r>
      <w:commentRangeEnd w:id="184"/>
      <w:proofErr w:type="spellEnd"/>
      <w:r w:rsidR="00950E8C">
        <w:rPr>
          <w:rStyle w:val="Marquedecommentaire"/>
          <w:rFonts w:ascii="Aptos" w:hAnsi="Aptos"/>
        </w:rPr>
        <w:commentReference w:id="184"/>
      </w:r>
      <w:r w:rsidRPr="001E05DF">
        <w:rPr>
          <w:rFonts w:ascii="Courier New" w:hAnsi="Courier New" w:cs="Courier New"/>
          <w:lang w:val="en-US"/>
        </w:rPr>
        <w:t>, and additional resolvers provided may be ignored by</w:t>
      </w:r>
    </w:p>
    <w:p w14:paraId="570FF27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clients.</w:t>
      </w:r>
    </w:p>
    <w:p w14:paraId="19D5AB81" w14:textId="77777777" w:rsidR="00D95157" w:rsidRPr="001E05DF" w:rsidRDefault="00D95157" w:rsidP="00D95157">
      <w:pPr>
        <w:pStyle w:val="Textebrut"/>
        <w:rPr>
          <w:rFonts w:ascii="Courier New" w:hAnsi="Courier New" w:cs="Courier New"/>
          <w:lang w:val="en-US"/>
        </w:rPr>
      </w:pPr>
    </w:p>
    <w:p w14:paraId="3521396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5.  Security Considerations</w:t>
      </w:r>
    </w:p>
    <w:p w14:paraId="56A3C71C" w14:textId="77777777" w:rsidR="00D95157" w:rsidRPr="001E05DF" w:rsidRDefault="00D95157" w:rsidP="00D95157">
      <w:pPr>
        <w:pStyle w:val="Textebrut"/>
        <w:rPr>
          <w:rFonts w:ascii="Courier New" w:hAnsi="Courier New" w:cs="Courier New"/>
          <w:lang w:val="en-US"/>
        </w:rPr>
      </w:pPr>
    </w:p>
    <w:p w14:paraId="641A5AD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guidelines described in this memo introduce no new security</w:t>
      </w:r>
    </w:p>
    <w:p w14:paraId="621B792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considerations into the DNS protocol.</w:t>
      </w:r>
    </w:p>
    <w:p w14:paraId="53042DA7" w14:textId="77777777" w:rsidR="00D95157" w:rsidRPr="001E05DF" w:rsidRDefault="00D95157" w:rsidP="00D95157">
      <w:pPr>
        <w:pStyle w:val="Textebrut"/>
        <w:rPr>
          <w:rFonts w:ascii="Courier New" w:hAnsi="Courier New" w:cs="Courier New"/>
          <w:lang w:val="en-US"/>
        </w:rPr>
      </w:pPr>
    </w:p>
    <w:p w14:paraId="6258410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Recommendations for recursive and stub resolvers rely on a correctly</w:t>
      </w:r>
    </w:p>
    <w:p w14:paraId="6EC274F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discovered PREF64.  Security issues may materialize if </w:t>
      </w:r>
      <w:proofErr w:type="gramStart"/>
      <w:r w:rsidRPr="001E05DF">
        <w:rPr>
          <w:rFonts w:ascii="Courier New" w:hAnsi="Courier New" w:cs="Courier New"/>
          <w:lang w:val="en-US"/>
        </w:rPr>
        <w:t>an incorrect</w:t>
      </w:r>
      <w:proofErr w:type="gramEnd"/>
    </w:p>
    <w:p w14:paraId="350E0B0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PREF64 is used.  Hence, guidance from [RFC9872] on securely</w:t>
      </w:r>
    </w:p>
    <w:p w14:paraId="76C93F7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discovering PREF64 SHOULD be followed.</w:t>
      </w:r>
    </w:p>
    <w:p w14:paraId="2195909A" w14:textId="77777777" w:rsidR="00D95157" w:rsidRPr="001E05DF" w:rsidRDefault="00D95157" w:rsidP="00D95157">
      <w:pPr>
        <w:pStyle w:val="Textebrut"/>
        <w:rPr>
          <w:rFonts w:ascii="Courier New" w:hAnsi="Courier New" w:cs="Courier New"/>
          <w:lang w:val="en-US"/>
        </w:rPr>
      </w:pPr>
    </w:p>
    <w:p w14:paraId="01D936E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6.  IANA Considerations</w:t>
      </w:r>
    </w:p>
    <w:p w14:paraId="051BA598" w14:textId="77777777" w:rsidR="00D95157" w:rsidRPr="001E05DF" w:rsidRDefault="00D95157" w:rsidP="00D95157">
      <w:pPr>
        <w:pStyle w:val="Textebrut"/>
        <w:rPr>
          <w:rFonts w:ascii="Courier New" w:hAnsi="Courier New" w:cs="Courier New"/>
          <w:lang w:val="en-US"/>
        </w:rPr>
      </w:pPr>
    </w:p>
    <w:p w14:paraId="10AC66C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This document requests IANA to update its technical requirements for</w:t>
      </w:r>
    </w:p>
    <w:p w14:paraId="40EEBCD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authoritative DNS servers to require both IPv4 and IPv6 addresses for</w:t>
      </w:r>
    </w:p>
    <w:p w14:paraId="21D0552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each authoritative server [IANANS].</w:t>
      </w:r>
    </w:p>
    <w:p w14:paraId="506043E9" w14:textId="77777777" w:rsidR="00D95157" w:rsidRPr="001E05DF" w:rsidRDefault="00D95157" w:rsidP="00D95157">
      <w:pPr>
        <w:pStyle w:val="Textebrut"/>
        <w:rPr>
          <w:rFonts w:ascii="Courier New" w:hAnsi="Courier New" w:cs="Courier New"/>
          <w:lang w:val="en-US"/>
        </w:rPr>
      </w:pPr>
    </w:p>
    <w:p w14:paraId="181A3410" w14:textId="77777777" w:rsidR="00D95157" w:rsidRPr="001E05DF" w:rsidRDefault="00D95157" w:rsidP="00D95157">
      <w:pPr>
        <w:pStyle w:val="Textebrut"/>
        <w:rPr>
          <w:rFonts w:ascii="Courier New" w:hAnsi="Courier New" w:cs="Courier New"/>
          <w:lang w:val="en-US"/>
        </w:rPr>
      </w:pPr>
      <w:commentRangeStart w:id="185"/>
      <w:r w:rsidRPr="001E05DF">
        <w:rPr>
          <w:rFonts w:ascii="Courier New" w:hAnsi="Courier New" w:cs="Courier New"/>
          <w:lang w:val="en-US"/>
        </w:rPr>
        <w:t>Acknowledgments</w:t>
      </w:r>
      <w:commentRangeEnd w:id="185"/>
      <w:r w:rsidR="00FA2A98">
        <w:rPr>
          <w:rStyle w:val="Marquedecommentaire"/>
          <w:rFonts w:ascii="Aptos" w:hAnsi="Aptos"/>
        </w:rPr>
        <w:commentReference w:id="185"/>
      </w:r>
    </w:p>
    <w:p w14:paraId="404C0B4D" w14:textId="77777777" w:rsidR="00D95157" w:rsidRPr="001E05DF" w:rsidRDefault="00D95157" w:rsidP="00D95157">
      <w:pPr>
        <w:pStyle w:val="Textebrut"/>
        <w:rPr>
          <w:rFonts w:ascii="Courier New" w:hAnsi="Courier New" w:cs="Courier New"/>
          <w:lang w:val="en-US"/>
        </w:rPr>
      </w:pPr>
    </w:p>
    <w:p w14:paraId="405A595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Valuable input for this draft was provided by: Bob Harold, Andreas</w:t>
      </w:r>
    </w:p>
    <w:p w14:paraId="6523678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Schulze, Tommy Jensen, Nick Buraglio, Jen Linkova, Tim Chown, Brian E</w:t>
      </w:r>
    </w:p>
    <w:p w14:paraId="1A4793F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Carpenter, Tom Petch, Philipp S.  Tiesel, Mark Andrews, Stefan</w:t>
      </w:r>
    </w:p>
    <w:p w14:paraId="4704301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spellStart"/>
      <w:r w:rsidRPr="001E05DF">
        <w:rPr>
          <w:rFonts w:ascii="Courier New" w:hAnsi="Courier New" w:cs="Courier New"/>
          <w:lang w:val="en-US"/>
        </w:rPr>
        <w:t>Ubbink</w:t>
      </w:r>
      <w:proofErr w:type="spellEnd"/>
      <w:r w:rsidRPr="001E05DF">
        <w:rPr>
          <w:rFonts w:ascii="Courier New" w:hAnsi="Courier New" w:cs="Courier New"/>
          <w:lang w:val="en-US"/>
        </w:rPr>
        <w:t xml:space="preserve">, Joe Abley, Gorry Fairhurst, Paul </w:t>
      </w:r>
      <w:proofErr w:type="spellStart"/>
      <w:r w:rsidRPr="001E05DF">
        <w:rPr>
          <w:rFonts w:ascii="Courier New" w:hAnsi="Courier New" w:cs="Courier New"/>
          <w:lang w:val="en-US"/>
        </w:rPr>
        <w:t>Vixie</w:t>
      </w:r>
      <w:proofErr w:type="spellEnd"/>
      <w:r w:rsidRPr="001E05DF">
        <w:rPr>
          <w:rFonts w:ascii="Courier New" w:hAnsi="Courier New" w:cs="Courier New"/>
          <w:lang w:val="en-US"/>
        </w:rPr>
        <w:t xml:space="preserve">, Lorenzo </w:t>
      </w:r>
      <w:proofErr w:type="spellStart"/>
      <w:r w:rsidRPr="001E05DF">
        <w:rPr>
          <w:rFonts w:ascii="Courier New" w:hAnsi="Courier New" w:cs="Courier New"/>
          <w:lang w:val="en-US"/>
        </w:rPr>
        <w:t>Colitti</w:t>
      </w:r>
      <w:proofErr w:type="spellEnd"/>
      <w:r w:rsidRPr="001E05DF">
        <w:rPr>
          <w:rFonts w:ascii="Courier New" w:hAnsi="Courier New" w:cs="Courier New"/>
          <w:lang w:val="en-US"/>
        </w:rPr>
        <w:t>,</w:t>
      </w:r>
    </w:p>
    <w:p w14:paraId="06B6AA0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David Farmer, Pieter Lexis, Ralf Weber, Philip Homburg, Marco Davids</w:t>
      </w:r>
    </w:p>
    <w:p w14:paraId="28A5415B" w14:textId="77777777" w:rsidR="00D95157" w:rsidRPr="001E05DF" w:rsidRDefault="00D95157" w:rsidP="00D95157">
      <w:pPr>
        <w:pStyle w:val="Textebrut"/>
        <w:rPr>
          <w:rFonts w:ascii="Courier New" w:hAnsi="Courier New" w:cs="Courier New"/>
          <w:lang w:val="en-US"/>
        </w:rPr>
      </w:pPr>
    </w:p>
    <w:p w14:paraId="66C91B1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Thank you for reading this draft.</w:t>
      </w:r>
    </w:p>
    <w:p w14:paraId="4C215C28" w14:textId="77777777" w:rsidR="00D95157" w:rsidRPr="001E05DF" w:rsidRDefault="00D95157" w:rsidP="00D95157">
      <w:pPr>
        <w:pStyle w:val="Textebrut"/>
        <w:rPr>
          <w:rFonts w:ascii="Courier New" w:hAnsi="Courier New" w:cs="Courier New"/>
          <w:lang w:val="en-US"/>
        </w:rPr>
      </w:pPr>
    </w:p>
    <w:p w14:paraId="36D94EB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References</w:t>
      </w:r>
    </w:p>
    <w:p w14:paraId="49AD7056" w14:textId="77777777" w:rsidR="00D95157" w:rsidRPr="001E05DF" w:rsidRDefault="00D95157" w:rsidP="00D95157">
      <w:pPr>
        <w:pStyle w:val="Textebrut"/>
        <w:rPr>
          <w:rFonts w:ascii="Courier New" w:hAnsi="Courier New" w:cs="Courier New"/>
          <w:lang w:val="en-US"/>
        </w:rPr>
      </w:pPr>
    </w:p>
    <w:p w14:paraId="1DBB736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Normative References</w:t>
      </w:r>
    </w:p>
    <w:p w14:paraId="3B460570" w14:textId="77777777" w:rsidR="00D95157" w:rsidRPr="001E05DF" w:rsidRDefault="00D95157" w:rsidP="00D95157">
      <w:pPr>
        <w:pStyle w:val="Textebrut"/>
        <w:rPr>
          <w:rFonts w:ascii="Courier New" w:hAnsi="Courier New" w:cs="Courier New"/>
          <w:lang w:val="en-US"/>
        </w:rPr>
      </w:pPr>
    </w:p>
    <w:p w14:paraId="084B722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[RFC1035</w:t>
      </w:r>
      <w:proofErr w:type="gramStart"/>
      <w:r w:rsidRPr="001E05DF">
        <w:rPr>
          <w:rFonts w:ascii="Courier New" w:hAnsi="Courier New" w:cs="Courier New"/>
          <w:lang w:val="en-US"/>
        </w:rPr>
        <w:t>]  Mockapetris</w:t>
      </w:r>
      <w:proofErr w:type="gramEnd"/>
      <w:r w:rsidRPr="001E05DF">
        <w:rPr>
          <w:rFonts w:ascii="Courier New" w:hAnsi="Courier New" w:cs="Courier New"/>
          <w:lang w:val="en-US"/>
        </w:rPr>
        <w:t>, P., "Domain names - implementation and</w:t>
      </w:r>
    </w:p>
    <w:p w14:paraId="5168160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specification", STD 13, RFC 1035, DOI 10.17487/RFC1035,</w:t>
      </w:r>
    </w:p>
    <w:p w14:paraId="21227AD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November 1987, &lt;https://www.rfc-editor.org/info/rfc1035&gt;.</w:t>
      </w:r>
    </w:p>
    <w:p w14:paraId="42CF5196" w14:textId="77777777" w:rsidR="00D95157" w:rsidRPr="001E05DF" w:rsidRDefault="00D95157" w:rsidP="00D95157">
      <w:pPr>
        <w:pStyle w:val="Textebrut"/>
        <w:rPr>
          <w:rFonts w:ascii="Courier New" w:hAnsi="Courier New" w:cs="Courier New"/>
          <w:lang w:val="en-US"/>
        </w:rPr>
      </w:pPr>
    </w:p>
    <w:p w14:paraId="2679CC4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[RFC2119</w:t>
      </w:r>
      <w:proofErr w:type="gramStart"/>
      <w:r w:rsidRPr="001E05DF">
        <w:rPr>
          <w:rFonts w:ascii="Courier New" w:hAnsi="Courier New" w:cs="Courier New"/>
          <w:lang w:val="en-US"/>
        </w:rPr>
        <w:t>]  Bradner</w:t>
      </w:r>
      <w:proofErr w:type="gramEnd"/>
      <w:r w:rsidRPr="001E05DF">
        <w:rPr>
          <w:rFonts w:ascii="Courier New" w:hAnsi="Courier New" w:cs="Courier New"/>
          <w:lang w:val="en-US"/>
        </w:rPr>
        <w:t>, S., "Key words for use in RFCs to Indicate</w:t>
      </w:r>
    </w:p>
    <w:p w14:paraId="299E58A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Requirement Levels", BCP 14, RFC 2119,</w:t>
      </w:r>
    </w:p>
    <w:p w14:paraId="3ABC7DA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10.17487/RFC2119, March 1997,</w:t>
      </w:r>
    </w:p>
    <w:p w14:paraId="6C2D27D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&lt;https://www.rfc-editor.org/info/rfc2119&gt;.</w:t>
      </w:r>
    </w:p>
    <w:p w14:paraId="1B5F2BF8" w14:textId="77777777" w:rsidR="00D95157" w:rsidRPr="001E05DF" w:rsidRDefault="00D95157" w:rsidP="00D95157">
      <w:pPr>
        <w:pStyle w:val="Textebrut"/>
        <w:rPr>
          <w:rFonts w:ascii="Courier New" w:hAnsi="Courier New" w:cs="Courier New"/>
          <w:lang w:val="en-US"/>
        </w:rPr>
      </w:pPr>
    </w:p>
    <w:p w14:paraId="2D26851D" w14:textId="77777777" w:rsidR="00D95157" w:rsidRPr="001E05DF" w:rsidRDefault="00D95157" w:rsidP="00D95157">
      <w:pPr>
        <w:pStyle w:val="Textebrut"/>
        <w:rPr>
          <w:rFonts w:ascii="Courier New" w:hAnsi="Courier New" w:cs="Courier New"/>
          <w:lang w:val="en-US"/>
        </w:rPr>
      </w:pPr>
      <w:commentRangeStart w:id="186"/>
      <w:r w:rsidRPr="001E05DF">
        <w:rPr>
          <w:rFonts w:ascii="Courier New" w:hAnsi="Courier New" w:cs="Courier New"/>
          <w:lang w:val="en-US"/>
        </w:rPr>
        <w:t xml:space="preserve">   [RFC2460</w:t>
      </w:r>
      <w:proofErr w:type="gramStart"/>
      <w:r w:rsidRPr="001E05DF">
        <w:rPr>
          <w:rFonts w:ascii="Courier New" w:hAnsi="Courier New" w:cs="Courier New"/>
          <w:lang w:val="en-US"/>
        </w:rPr>
        <w:t>]  Deering</w:t>
      </w:r>
      <w:proofErr w:type="gramEnd"/>
      <w:r w:rsidRPr="001E05DF">
        <w:rPr>
          <w:rFonts w:ascii="Courier New" w:hAnsi="Courier New" w:cs="Courier New"/>
          <w:lang w:val="en-US"/>
        </w:rPr>
        <w:t>, S. and R. Hinden, "Internet Protocol, Version 6</w:t>
      </w:r>
    </w:p>
    <w:p w14:paraId="39CD6FF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Specification", RFC 2460, DOI 10.17487/RFC2460,</w:t>
      </w:r>
    </w:p>
    <w:p w14:paraId="194D4D0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December 1998, &lt;https://www.rfc-editor.org/info/rfc2460&gt;.</w:t>
      </w:r>
      <w:commentRangeEnd w:id="186"/>
      <w:r w:rsidR="00FA2A98">
        <w:rPr>
          <w:rStyle w:val="Marquedecommentaire"/>
          <w:rFonts w:ascii="Aptos" w:hAnsi="Aptos"/>
        </w:rPr>
        <w:commentReference w:id="186"/>
      </w:r>
    </w:p>
    <w:p w14:paraId="45917191" w14:textId="77777777" w:rsidR="00D95157" w:rsidRPr="001E05DF" w:rsidRDefault="00D95157" w:rsidP="00D95157">
      <w:pPr>
        <w:pStyle w:val="Textebrut"/>
        <w:rPr>
          <w:rFonts w:ascii="Courier New" w:hAnsi="Courier New" w:cs="Courier New"/>
          <w:lang w:val="en-US"/>
        </w:rPr>
      </w:pPr>
    </w:p>
    <w:p w14:paraId="77BEA7F5" w14:textId="77777777" w:rsidR="00D95157" w:rsidRPr="001E05DF" w:rsidRDefault="00D95157" w:rsidP="00D95157">
      <w:pPr>
        <w:pStyle w:val="Textebrut"/>
        <w:rPr>
          <w:rFonts w:ascii="Courier New" w:hAnsi="Courier New" w:cs="Courier New"/>
          <w:lang w:val="en-US"/>
        </w:rPr>
      </w:pPr>
      <w:commentRangeStart w:id="187"/>
      <w:r w:rsidRPr="001E05DF">
        <w:rPr>
          <w:rFonts w:ascii="Courier New" w:hAnsi="Courier New" w:cs="Courier New"/>
          <w:lang w:val="en-US"/>
        </w:rPr>
        <w:t xml:space="preserve">   [RFC3456</w:t>
      </w:r>
      <w:proofErr w:type="gramStart"/>
      <w:r w:rsidRPr="001E05DF">
        <w:rPr>
          <w:rFonts w:ascii="Courier New" w:hAnsi="Courier New" w:cs="Courier New"/>
          <w:lang w:val="en-US"/>
        </w:rPr>
        <w:t>]  Patel</w:t>
      </w:r>
      <w:proofErr w:type="gramEnd"/>
      <w:r w:rsidRPr="001E05DF">
        <w:rPr>
          <w:rFonts w:ascii="Courier New" w:hAnsi="Courier New" w:cs="Courier New"/>
          <w:lang w:val="en-US"/>
        </w:rPr>
        <w:t>, B., Aboba, B., Kelly, S., and V. Gupta, "Dynamic</w:t>
      </w:r>
    </w:p>
    <w:p w14:paraId="683E4B8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Host Configuration Protocol (DHCPv4) Configuration of</w:t>
      </w:r>
    </w:p>
    <w:p w14:paraId="38E3641D" w14:textId="77777777" w:rsidR="00D95157" w:rsidRPr="00D95157" w:rsidRDefault="00D95157" w:rsidP="00D95157">
      <w:pPr>
        <w:pStyle w:val="Textebrut"/>
        <w:rPr>
          <w:rFonts w:ascii="Courier New" w:hAnsi="Courier New" w:cs="Courier New"/>
        </w:rPr>
      </w:pPr>
      <w:r w:rsidRPr="001E05DF">
        <w:rPr>
          <w:rFonts w:ascii="Courier New" w:hAnsi="Courier New" w:cs="Courier New"/>
          <w:lang w:val="en-US"/>
        </w:rPr>
        <w:t xml:space="preserve">              </w:t>
      </w:r>
      <w:proofErr w:type="spellStart"/>
      <w:r w:rsidRPr="00D95157">
        <w:rPr>
          <w:rFonts w:ascii="Courier New" w:hAnsi="Courier New" w:cs="Courier New"/>
        </w:rPr>
        <w:t>IPsec</w:t>
      </w:r>
      <w:proofErr w:type="spellEnd"/>
      <w:r w:rsidRPr="00D95157">
        <w:rPr>
          <w:rFonts w:ascii="Courier New" w:hAnsi="Courier New" w:cs="Courier New"/>
        </w:rPr>
        <w:t xml:space="preserve"> Tunnel Mode", RFC 3456, DOI 10.17487/RFC3456,</w:t>
      </w:r>
    </w:p>
    <w:p w14:paraId="0684749F" w14:textId="77777777" w:rsidR="00D95157" w:rsidRPr="001E05DF" w:rsidRDefault="00D95157" w:rsidP="00D95157">
      <w:pPr>
        <w:pStyle w:val="Textebrut"/>
        <w:rPr>
          <w:rFonts w:ascii="Courier New" w:hAnsi="Courier New" w:cs="Courier New"/>
          <w:lang w:val="en-US"/>
        </w:rPr>
      </w:pPr>
      <w:r w:rsidRPr="00D95157">
        <w:rPr>
          <w:rFonts w:ascii="Courier New" w:hAnsi="Courier New" w:cs="Courier New"/>
        </w:rPr>
        <w:t xml:space="preserve">              </w:t>
      </w:r>
      <w:r w:rsidRPr="001E05DF">
        <w:rPr>
          <w:rFonts w:ascii="Courier New" w:hAnsi="Courier New" w:cs="Courier New"/>
          <w:lang w:val="en-US"/>
        </w:rPr>
        <w:t>January 2003, &lt;https://www.rfc-editor.org/info/rfc3456&gt;.</w:t>
      </w:r>
      <w:commentRangeEnd w:id="187"/>
      <w:r w:rsidR="00FA2A98">
        <w:rPr>
          <w:rStyle w:val="Marquedecommentaire"/>
          <w:rFonts w:ascii="Aptos" w:hAnsi="Aptos"/>
        </w:rPr>
        <w:commentReference w:id="187"/>
      </w:r>
    </w:p>
    <w:p w14:paraId="227AA133" w14:textId="77777777" w:rsidR="00D95157" w:rsidRPr="001E05DF" w:rsidRDefault="00D95157" w:rsidP="00D95157">
      <w:pPr>
        <w:pStyle w:val="Textebrut"/>
        <w:rPr>
          <w:rFonts w:ascii="Courier New" w:hAnsi="Courier New" w:cs="Courier New"/>
          <w:lang w:val="en-US"/>
        </w:rPr>
      </w:pPr>
    </w:p>
    <w:p w14:paraId="5586E62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[RFC3542</w:t>
      </w:r>
      <w:proofErr w:type="gramStart"/>
      <w:r w:rsidRPr="001E05DF">
        <w:rPr>
          <w:rFonts w:ascii="Courier New" w:hAnsi="Courier New" w:cs="Courier New"/>
          <w:lang w:val="en-US"/>
        </w:rPr>
        <w:t>]  Stevens</w:t>
      </w:r>
      <w:proofErr w:type="gramEnd"/>
      <w:r w:rsidRPr="001E05DF">
        <w:rPr>
          <w:rFonts w:ascii="Courier New" w:hAnsi="Courier New" w:cs="Courier New"/>
          <w:lang w:val="en-US"/>
        </w:rPr>
        <w:t>, W., Thomas, M., Nordmark, E., and T. Jinmei,</w:t>
      </w:r>
    </w:p>
    <w:p w14:paraId="33389B6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"Advanced Sockets Application Program Interface (API) for</w:t>
      </w:r>
    </w:p>
    <w:p w14:paraId="1DAF40A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RFC 3542, DOI 10.17487/RFC3542, May 2003,</w:t>
      </w:r>
    </w:p>
    <w:p w14:paraId="674EEB0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&lt;https://www.rfc-editor.org/info/rfc3542&gt;.</w:t>
      </w:r>
    </w:p>
    <w:p w14:paraId="599C4303" w14:textId="77777777" w:rsidR="00D95157" w:rsidRPr="001E05DF" w:rsidRDefault="00D95157" w:rsidP="00D95157">
      <w:pPr>
        <w:pStyle w:val="Textebrut"/>
        <w:rPr>
          <w:rFonts w:ascii="Courier New" w:hAnsi="Courier New" w:cs="Courier New"/>
          <w:lang w:val="en-US"/>
        </w:rPr>
      </w:pPr>
    </w:p>
    <w:p w14:paraId="5AC3BC81" w14:textId="77777777" w:rsidR="00D95157" w:rsidRPr="001E05DF" w:rsidRDefault="00D95157" w:rsidP="00D95157">
      <w:pPr>
        <w:pStyle w:val="Textebrut"/>
        <w:rPr>
          <w:rFonts w:ascii="Courier New" w:hAnsi="Courier New" w:cs="Courier New"/>
          <w:lang w:val="en-US"/>
        </w:rPr>
      </w:pPr>
      <w:commentRangeStart w:id="188"/>
      <w:r w:rsidRPr="001E05DF">
        <w:rPr>
          <w:rFonts w:ascii="Courier New" w:hAnsi="Courier New" w:cs="Courier New"/>
          <w:lang w:val="en-US"/>
        </w:rPr>
        <w:t xml:space="preserve">   [RFC3901</w:t>
      </w:r>
      <w:proofErr w:type="gramStart"/>
      <w:r w:rsidRPr="001E05DF">
        <w:rPr>
          <w:rFonts w:ascii="Courier New" w:hAnsi="Courier New" w:cs="Courier New"/>
          <w:lang w:val="en-US"/>
        </w:rPr>
        <w:t>]  Durand</w:t>
      </w:r>
      <w:proofErr w:type="gramEnd"/>
      <w:r w:rsidRPr="001E05DF">
        <w:rPr>
          <w:rFonts w:ascii="Courier New" w:hAnsi="Courier New" w:cs="Courier New"/>
          <w:lang w:val="en-US"/>
        </w:rPr>
        <w:t xml:space="preserve">, A. and J. </w:t>
      </w:r>
      <w:proofErr w:type="spellStart"/>
      <w:r w:rsidRPr="001E05DF">
        <w:rPr>
          <w:rFonts w:ascii="Courier New" w:hAnsi="Courier New" w:cs="Courier New"/>
          <w:lang w:val="en-US"/>
        </w:rPr>
        <w:t>Ihren</w:t>
      </w:r>
      <w:proofErr w:type="spellEnd"/>
      <w:r w:rsidRPr="001E05DF">
        <w:rPr>
          <w:rFonts w:ascii="Courier New" w:hAnsi="Courier New" w:cs="Courier New"/>
          <w:lang w:val="en-US"/>
        </w:rPr>
        <w:t>, "DNS IPv6 Transport Operational</w:t>
      </w:r>
    </w:p>
    <w:p w14:paraId="222388B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Guidelines", BCP 91, RFC 3901, DOI 10.17487/RFC3901,</w:t>
      </w:r>
    </w:p>
    <w:p w14:paraId="4840A4E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September 2004, &lt;https://www.rfc-editor.org/info/rfc3901&gt;.</w:t>
      </w:r>
      <w:commentRangeEnd w:id="188"/>
      <w:r w:rsidR="00FA2A98">
        <w:rPr>
          <w:rStyle w:val="Marquedecommentaire"/>
          <w:rFonts w:ascii="Aptos" w:hAnsi="Aptos"/>
        </w:rPr>
        <w:commentReference w:id="188"/>
      </w:r>
    </w:p>
    <w:p w14:paraId="730221C1" w14:textId="77777777" w:rsidR="00D95157" w:rsidRPr="001E05DF" w:rsidRDefault="00D95157" w:rsidP="00D95157">
      <w:pPr>
        <w:pStyle w:val="Textebrut"/>
        <w:rPr>
          <w:rFonts w:ascii="Courier New" w:hAnsi="Courier New" w:cs="Courier New"/>
          <w:lang w:val="en-US"/>
        </w:rPr>
      </w:pPr>
    </w:p>
    <w:p w14:paraId="33D5D709" w14:textId="77777777" w:rsidR="00D95157" w:rsidRPr="001E05DF" w:rsidRDefault="00D95157" w:rsidP="00D95157">
      <w:pPr>
        <w:pStyle w:val="Textebrut"/>
        <w:rPr>
          <w:rFonts w:ascii="Courier New" w:hAnsi="Courier New" w:cs="Courier New"/>
          <w:lang w:val="en-US"/>
        </w:rPr>
      </w:pPr>
      <w:commentRangeStart w:id="189"/>
      <w:r w:rsidRPr="001E05DF">
        <w:rPr>
          <w:rFonts w:ascii="Courier New" w:hAnsi="Courier New" w:cs="Courier New"/>
          <w:lang w:val="en-US"/>
        </w:rPr>
        <w:t xml:space="preserve">   [RFC4034</w:t>
      </w:r>
      <w:proofErr w:type="gramStart"/>
      <w:r w:rsidRPr="001E05DF">
        <w:rPr>
          <w:rFonts w:ascii="Courier New" w:hAnsi="Courier New" w:cs="Courier New"/>
          <w:lang w:val="en-US"/>
        </w:rPr>
        <w:t>]  Arends</w:t>
      </w:r>
      <w:proofErr w:type="gramEnd"/>
      <w:r w:rsidRPr="001E05DF">
        <w:rPr>
          <w:rFonts w:ascii="Courier New" w:hAnsi="Courier New" w:cs="Courier New"/>
          <w:lang w:val="en-US"/>
        </w:rPr>
        <w:t>, R., Austein, R., Larson, M., Massey, D., and S.</w:t>
      </w:r>
    </w:p>
    <w:p w14:paraId="2DA739B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Rose, "Resource Records for the DNS Security Extensions",</w:t>
      </w:r>
    </w:p>
    <w:p w14:paraId="035E7D0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 4034, DOI 10.17487/RFC4034, March 2005,</w:t>
      </w:r>
    </w:p>
    <w:p w14:paraId="5AEF0A9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&lt;https://www.rfc-editor.org/info/rfc4034&gt;.</w:t>
      </w:r>
      <w:commentRangeEnd w:id="189"/>
      <w:r w:rsidR="00FA2A98">
        <w:rPr>
          <w:rStyle w:val="Marquedecommentaire"/>
          <w:rFonts w:ascii="Aptos" w:hAnsi="Aptos"/>
        </w:rPr>
        <w:commentReference w:id="189"/>
      </w:r>
    </w:p>
    <w:p w14:paraId="1F766AFF" w14:textId="77777777" w:rsidR="00D95157" w:rsidRPr="001E05DF" w:rsidRDefault="00D95157" w:rsidP="00D95157">
      <w:pPr>
        <w:pStyle w:val="Textebrut"/>
        <w:rPr>
          <w:rFonts w:ascii="Courier New" w:hAnsi="Courier New" w:cs="Courier New"/>
          <w:lang w:val="en-US"/>
        </w:rPr>
      </w:pPr>
    </w:p>
    <w:p w14:paraId="1CF3833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[RFC4821</w:t>
      </w:r>
      <w:proofErr w:type="gramStart"/>
      <w:r w:rsidRPr="001E05DF">
        <w:rPr>
          <w:rFonts w:ascii="Courier New" w:hAnsi="Courier New" w:cs="Courier New"/>
          <w:lang w:val="en-US"/>
        </w:rPr>
        <w:t>]  Mathis</w:t>
      </w:r>
      <w:proofErr w:type="gramEnd"/>
      <w:r w:rsidRPr="001E05DF">
        <w:rPr>
          <w:rFonts w:ascii="Courier New" w:hAnsi="Courier New" w:cs="Courier New"/>
          <w:lang w:val="en-US"/>
        </w:rPr>
        <w:t>, M. and J. Heffner, "Packetization Layer Path MTU</w:t>
      </w:r>
    </w:p>
    <w:p w14:paraId="44FCBE6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Discovery", RFC 4821, DOI 10.17487/RFC4821, March 2007,</w:t>
      </w:r>
    </w:p>
    <w:p w14:paraId="2F203EF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&lt;https://www.rfc-editor.org/info/rfc4821&gt;.</w:t>
      </w:r>
    </w:p>
    <w:p w14:paraId="031C7E9F" w14:textId="77777777" w:rsidR="00D95157" w:rsidRPr="001E05DF" w:rsidRDefault="00D95157" w:rsidP="00D95157">
      <w:pPr>
        <w:pStyle w:val="Textebrut"/>
        <w:rPr>
          <w:rFonts w:ascii="Courier New" w:hAnsi="Courier New" w:cs="Courier New"/>
          <w:lang w:val="en-US"/>
        </w:rPr>
      </w:pPr>
    </w:p>
    <w:p w14:paraId="77325B05" w14:textId="77777777" w:rsidR="00D95157" w:rsidRPr="001E05DF" w:rsidRDefault="00D95157" w:rsidP="00D95157">
      <w:pPr>
        <w:pStyle w:val="Textebrut"/>
        <w:rPr>
          <w:rFonts w:ascii="Courier New" w:hAnsi="Courier New" w:cs="Courier New"/>
          <w:lang w:val="en-US"/>
        </w:rPr>
      </w:pPr>
      <w:commentRangeStart w:id="190"/>
      <w:r w:rsidRPr="001E05DF">
        <w:rPr>
          <w:rFonts w:ascii="Courier New" w:hAnsi="Courier New" w:cs="Courier New"/>
          <w:lang w:val="en-US"/>
        </w:rPr>
        <w:t xml:space="preserve">   [RFC4862</w:t>
      </w:r>
      <w:proofErr w:type="gramStart"/>
      <w:r w:rsidRPr="001E05DF">
        <w:rPr>
          <w:rFonts w:ascii="Courier New" w:hAnsi="Courier New" w:cs="Courier New"/>
          <w:lang w:val="en-US"/>
        </w:rPr>
        <w:t>]  Thomson</w:t>
      </w:r>
      <w:proofErr w:type="gramEnd"/>
      <w:r w:rsidRPr="001E05DF">
        <w:rPr>
          <w:rFonts w:ascii="Courier New" w:hAnsi="Courier New" w:cs="Courier New"/>
          <w:lang w:val="en-US"/>
        </w:rPr>
        <w:t xml:space="preserve">, S., </w:t>
      </w:r>
      <w:proofErr w:type="spellStart"/>
      <w:r w:rsidRPr="001E05DF">
        <w:rPr>
          <w:rFonts w:ascii="Courier New" w:hAnsi="Courier New" w:cs="Courier New"/>
          <w:lang w:val="en-US"/>
        </w:rPr>
        <w:t>Narten</w:t>
      </w:r>
      <w:proofErr w:type="spellEnd"/>
      <w:r w:rsidRPr="001E05DF">
        <w:rPr>
          <w:rFonts w:ascii="Courier New" w:hAnsi="Courier New" w:cs="Courier New"/>
          <w:lang w:val="en-US"/>
        </w:rPr>
        <w:t>, T., and T. Jinmei, "IPv6 Stateless</w:t>
      </w:r>
    </w:p>
    <w:p w14:paraId="61DAD70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Address Autoconfiguration", RFC 4862,</w:t>
      </w:r>
    </w:p>
    <w:p w14:paraId="23786DB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10.17487/RFC4862, September 2007,</w:t>
      </w:r>
    </w:p>
    <w:p w14:paraId="5E16634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&lt;https://www.rfc-editor.org/info/rfc4862&gt;.</w:t>
      </w:r>
      <w:commentRangeEnd w:id="190"/>
      <w:r w:rsidR="00FA2A98">
        <w:rPr>
          <w:rStyle w:val="Marquedecommentaire"/>
          <w:rFonts w:ascii="Aptos" w:hAnsi="Aptos"/>
        </w:rPr>
        <w:commentReference w:id="190"/>
      </w:r>
    </w:p>
    <w:p w14:paraId="1BEB1AB8" w14:textId="77777777" w:rsidR="00D95157" w:rsidRPr="001E05DF" w:rsidRDefault="00D95157" w:rsidP="00D95157">
      <w:pPr>
        <w:pStyle w:val="Textebrut"/>
        <w:rPr>
          <w:rFonts w:ascii="Courier New" w:hAnsi="Courier New" w:cs="Courier New"/>
          <w:lang w:val="en-US"/>
        </w:rPr>
      </w:pPr>
    </w:p>
    <w:p w14:paraId="256CD7B7" w14:textId="77777777" w:rsidR="00D95157" w:rsidRPr="001E05DF" w:rsidRDefault="00D95157" w:rsidP="00D95157">
      <w:pPr>
        <w:pStyle w:val="Textebrut"/>
        <w:rPr>
          <w:rFonts w:ascii="Courier New" w:hAnsi="Courier New" w:cs="Courier New"/>
          <w:lang w:val="en-US"/>
        </w:rPr>
      </w:pPr>
      <w:commentRangeStart w:id="191"/>
      <w:r w:rsidRPr="001E05DF">
        <w:rPr>
          <w:rFonts w:ascii="Courier New" w:hAnsi="Courier New" w:cs="Courier New"/>
          <w:lang w:val="en-US"/>
        </w:rPr>
        <w:t xml:space="preserve">   [RFC6146</w:t>
      </w:r>
      <w:proofErr w:type="gramStart"/>
      <w:r w:rsidRPr="001E05DF">
        <w:rPr>
          <w:rFonts w:ascii="Courier New" w:hAnsi="Courier New" w:cs="Courier New"/>
          <w:lang w:val="en-US"/>
        </w:rPr>
        <w:t>]  Bagnulo</w:t>
      </w:r>
      <w:proofErr w:type="gramEnd"/>
      <w:r w:rsidRPr="001E05DF">
        <w:rPr>
          <w:rFonts w:ascii="Courier New" w:hAnsi="Courier New" w:cs="Courier New"/>
          <w:lang w:val="en-US"/>
        </w:rPr>
        <w:t xml:space="preserve">, M., Matthews, P., and I. van </w:t>
      </w:r>
      <w:proofErr w:type="spellStart"/>
      <w:r w:rsidRPr="001E05DF">
        <w:rPr>
          <w:rFonts w:ascii="Courier New" w:hAnsi="Courier New" w:cs="Courier New"/>
          <w:lang w:val="en-US"/>
        </w:rPr>
        <w:t>Beijnum</w:t>
      </w:r>
      <w:proofErr w:type="spellEnd"/>
      <w:r w:rsidRPr="001E05DF">
        <w:rPr>
          <w:rFonts w:ascii="Courier New" w:hAnsi="Courier New" w:cs="Courier New"/>
          <w:lang w:val="en-US"/>
        </w:rPr>
        <w:t>, "Stateful</w:t>
      </w:r>
    </w:p>
    <w:p w14:paraId="5B9C5D4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NAT64: Network Address and Protocol Translation from IPv6</w:t>
      </w:r>
    </w:p>
    <w:p w14:paraId="18B31F7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Clients to IPv4 Servers", RFC 6146, DOI 10.17487/RFC6146,</w:t>
      </w:r>
    </w:p>
    <w:p w14:paraId="2ACA2A2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April 2011, &lt;https://www.rfc-editor.org/info/rfc6146&gt;.</w:t>
      </w:r>
      <w:commentRangeEnd w:id="191"/>
      <w:r w:rsidR="00FA2A98">
        <w:rPr>
          <w:rStyle w:val="Marquedecommentaire"/>
          <w:rFonts w:ascii="Aptos" w:hAnsi="Aptos"/>
        </w:rPr>
        <w:commentReference w:id="191"/>
      </w:r>
    </w:p>
    <w:p w14:paraId="28C04741" w14:textId="77777777" w:rsidR="00D95157" w:rsidRPr="001E05DF" w:rsidRDefault="00D95157" w:rsidP="00D95157">
      <w:pPr>
        <w:pStyle w:val="Textebrut"/>
        <w:rPr>
          <w:rFonts w:ascii="Courier New" w:hAnsi="Courier New" w:cs="Courier New"/>
          <w:lang w:val="en-US"/>
        </w:rPr>
      </w:pPr>
    </w:p>
    <w:p w14:paraId="737A52B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[RFC6724</w:t>
      </w:r>
      <w:proofErr w:type="gramStart"/>
      <w:r w:rsidRPr="001E05DF">
        <w:rPr>
          <w:rFonts w:ascii="Courier New" w:hAnsi="Courier New" w:cs="Courier New"/>
          <w:lang w:val="en-US"/>
        </w:rPr>
        <w:t>]  Thaler</w:t>
      </w:r>
      <w:proofErr w:type="gramEnd"/>
      <w:r w:rsidRPr="001E05DF">
        <w:rPr>
          <w:rFonts w:ascii="Courier New" w:hAnsi="Courier New" w:cs="Courier New"/>
          <w:lang w:val="en-US"/>
        </w:rPr>
        <w:t>, D., Ed., Draves, R., Matsumoto, A., and T. Chown,</w:t>
      </w:r>
    </w:p>
    <w:p w14:paraId="36C428F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"Default Address Selection for Internet Protocol Version 6</w:t>
      </w:r>
    </w:p>
    <w:p w14:paraId="1E64A0E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RFC 6724, DOI 10.17487/RFC6724, September 2012,</w:t>
      </w:r>
    </w:p>
    <w:p w14:paraId="157DFD4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&lt;https://www.rfc-editor.org/info/rfc6724&gt;.</w:t>
      </w:r>
    </w:p>
    <w:p w14:paraId="1D6AAFEA" w14:textId="77777777" w:rsidR="00D95157" w:rsidRPr="001E05DF" w:rsidRDefault="00D95157" w:rsidP="00D95157">
      <w:pPr>
        <w:pStyle w:val="Textebrut"/>
        <w:rPr>
          <w:rFonts w:ascii="Courier New" w:hAnsi="Courier New" w:cs="Courier New"/>
          <w:lang w:val="en-US"/>
        </w:rPr>
      </w:pPr>
    </w:p>
    <w:p w14:paraId="20EB680C" w14:textId="77777777" w:rsidR="00D95157" w:rsidRPr="001E05DF" w:rsidRDefault="00D95157" w:rsidP="00D95157">
      <w:pPr>
        <w:pStyle w:val="Textebrut"/>
        <w:rPr>
          <w:rFonts w:ascii="Courier New" w:hAnsi="Courier New" w:cs="Courier New"/>
          <w:lang w:val="en-US"/>
        </w:rPr>
      </w:pPr>
      <w:commentRangeStart w:id="192"/>
      <w:r w:rsidRPr="001E05DF">
        <w:rPr>
          <w:rFonts w:ascii="Courier New" w:hAnsi="Courier New" w:cs="Courier New"/>
          <w:lang w:val="en-US"/>
        </w:rPr>
        <w:t xml:space="preserve">   [RFC6888</w:t>
      </w:r>
      <w:proofErr w:type="gramStart"/>
      <w:r w:rsidRPr="001E05DF">
        <w:rPr>
          <w:rFonts w:ascii="Courier New" w:hAnsi="Courier New" w:cs="Courier New"/>
          <w:lang w:val="en-US"/>
        </w:rPr>
        <w:t>]  Perreault</w:t>
      </w:r>
      <w:proofErr w:type="gramEnd"/>
      <w:r w:rsidRPr="001E05DF">
        <w:rPr>
          <w:rFonts w:ascii="Courier New" w:hAnsi="Courier New" w:cs="Courier New"/>
          <w:lang w:val="en-US"/>
        </w:rPr>
        <w:t>, S., Ed., Yamagata, I., Miyakawa, S., Nakagawa,</w:t>
      </w:r>
    </w:p>
    <w:p w14:paraId="0203452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 and H. Ashida, "Common Requirements for Carrier-Grade</w:t>
      </w:r>
    </w:p>
    <w:p w14:paraId="52803312" w14:textId="77777777" w:rsidR="00D95157" w:rsidRPr="00D95157" w:rsidRDefault="00D95157" w:rsidP="00D95157">
      <w:pPr>
        <w:pStyle w:val="Textebrut"/>
        <w:rPr>
          <w:rFonts w:ascii="Courier New" w:hAnsi="Courier New" w:cs="Courier New"/>
        </w:rPr>
      </w:pPr>
      <w:r w:rsidRPr="001E05DF">
        <w:rPr>
          <w:rFonts w:ascii="Courier New" w:hAnsi="Courier New" w:cs="Courier New"/>
          <w:lang w:val="en-US"/>
        </w:rPr>
        <w:t xml:space="preserve">              </w:t>
      </w:r>
      <w:proofErr w:type="spellStart"/>
      <w:r w:rsidRPr="00D95157">
        <w:rPr>
          <w:rFonts w:ascii="Courier New" w:hAnsi="Courier New" w:cs="Courier New"/>
        </w:rPr>
        <w:t>NATs</w:t>
      </w:r>
      <w:proofErr w:type="spellEnd"/>
      <w:r w:rsidRPr="00D95157">
        <w:rPr>
          <w:rFonts w:ascii="Courier New" w:hAnsi="Courier New" w:cs="Courier New"/>
        </w:rPr>
        <w:t xml:space="preserve"> (</w:t>
      </w:r>
      <w:proofErr w:type="spellStart"/>
      <w:r w:rsidRPr="00D95157">
        <w:rPr>
          <w:rFonts w:ascii="Courier New" w:hAnsi="Courier New" w:cs="Courier New"/>
        </w:rPr>
        <w:t>CGNs</w:t>
      </w:r>
      <w:proofErr w:type="spellEnd"/>
      <w:r w:rsidRPr="00D95157">
        <w:rPr>
          <w:rFonts w:ascii="Courier New" w:hAnsi="Courier New" w:cs="Courier New"/>
        </w:rPr>
        <w:t>)", BCP 127, RFC 6888, DOI 10.17487/RFC6888,</w:t>
      </w:r>
    </w:p>
    <w:p w14:paraId="1B340DD7" w14:textId="77777777" w:rsidR="00D95157" w:rsidRPr="001E05DF" w:rsidRDefault="00D95157" w:rsidP="00D95157">
      <w:pPr>
        <w:pStyle w:val="Textebrut"/>
        <w:rPr>
          <w:rFonts w:ascii="Courier New" w:hAnsi="Courier New" w:cs="Courier New"/>
          <w:lang w:val="en-US"/>
        </w:rPr>
      </w:pPr>
      <w:r w:rsidRPr="00D95157">
        <w:rPr>
          <w:rFonts w:ascii="Courier New" w:hAnsi="Courier New" w:cs="Courier New"/>
        </w:rPr>
        <w:t xml:space="preserve">              </w:t>
      </w:r>
      <w:r w:rsidRPr="001E05DF">
        <w:rPr>
          <w:rFonts w:ascii="Courier New" w:hAnsi="Courier New" w:cs="Courier New"/>
          <w:lang w:val="en-US"/>
        </w:rPr>
        <w:t>April 2013, &lt;https://www.rfc-editor.org/info/rfc6888&gt;.</w:t>
      </w:r>
      <w:commentRangeEnd w:id="192"/>
      <w:r w:rsidR="003839C4">
        <w:rPr>
          <w:rStyle w:val="Marquedecommentaire"/>
          <w:rFonts w:ascii="Aptos" w:hAnsi="Aptos"/>
        </w:rPr>
        <w:commentReference w:id="192"/>
      </w:r>
    </w:p>
    <w:p w14:paraId="3703A27C" w14:textId="77777777" w:rsidR="00D95157" w:rsidRPr="001E05DF" w:rsidRDefault="00D95157" w:rsidP="00D95157">
      <w:pPr>
        <w:pStyle w:val="Textebrut"/>
        <w:rPr>
          <w:rFonts w:ascii="Courier New" w:hAnsi="Courier New" w:cs="Courier New"/>
          <w:lang w:val="en-US"/>
        </w:rPr>
      </w:pPr>
    </w:p>
    <w:p w14:paraId="217D3D6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[RFC6891</w:t>
      </w:r>
      <w:proofErr w:type="gramStart"/>
      <w:r w:rsidRPr="001E05DF">
        <w:rPr>
          <w:rFonts w:ascii="Courier New" w:hAnsi="Courier New" w:cs="Courier New"/>
          <w:lang w:val="en-US"/>
        </w:rPr>
        <w:t>]  Damas</w:t>
      </w:r>
      <w:proofErr w:type="gramEnd"/>
      <w:r w:rsidRPr="001E05DF">
        <w:rPr>
          <w:rFonts w:ascii="Courier New" w:hAnsi="Courier New" w:cs="Courier New"/>
          <w:lang w:val="en-US"/>
        </w:rPr>
        <w:t xml:space="preserve">, J., Graff, M., and P. </w:t>
      </w:r>
      <w:proofErr w:type="spellStart"/>
      <w:r w:rsidRPr="001E05DF">
        <w:rPr>
          <w:rFonts w:ascii="Courier New" w:hAnsi="Courier New" w:cs="Courier New"/>
          <w:lang w:val="en-US"/>
        </w:rPr>
        <w:t>Vixie</w:t>
      </w:r>
      <w:proofErr w:type="spellEnd"/>
      <w:r w:rsidRPr="001E05DF">
        <w:rPr>
          <w:rFonts w:ascii="Courier New" w:hAnsi="Courier New" w:cs="Courier New"/>
          <w:lang w:val="en-US"/>
        </w:rPr>
        <w:t>, "Extension Mechanisms</w:t>
      </w:r>
    </w:p>
    <w:p w14:paraId="5CAA31E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for DNS (</w:t>
      </w:r>
      <w:proofErr w:type="gramStart"/>
      <w:r w:rsidRPr="001E05DF">
        <w:rPr>
          <w:rFonts w:ascii="Courier New" w:hAnsi="Courier New" w:cs="Courier New"/>
          <w:lang w:val="en-US"/>
        </w:rPr>
        <w:t>EDNS(</w:t>
      </w:r>
      <w:proofErr w:type="gramEnd"/>
      <w:r w:rsidRPr="001E05DF">
        <w:rPr>
          <w:rFonts w:ascii="Courier New" w:hAnsi="Courier New" w:cs="Courier New"/>
          <w:lang w:val="en-US"/>
        </w:rPr>
        <w:t>0))", STD 75, RFC 6891,</w:t>
      </w:r>
    </w:p>
    <w:p w14:paraId="084A14D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10.17487/RFC6891, April 2013,</w:t>
      </w:r>
    </w:p>
    <w:p w14:paraId="1D0E110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&lt;https://www.rfc-editor.org/info/rfc6891&gt;.</w:t>
      </w:r>
    </w:p>
    <w:p w14:paraId="3FAF6D91" w14:textId="77777777" w:rsidR="00D95157" w:rsidRPr="001E05DF" w:rsidRDefault="00D95157" w:rsidP="00D95157">
      <w:pPr>
        <w:pStyle w:val="Textebrut"/>
        <w:rPr>
          <w:rFonts w:ascii="Courier New" w:hAnsi="Courier New" w:cs="Courier New"/>
          <w:lang w:val="en-US"/>
        </w:rPr>
      </w:pPr>
    </w:p>
    <w:p w14:paraId="480B267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[RFC7766</w:t>
      </w:r>
      <w:proofErr w:type="gramStart"/>
      <w:r w:rsidRPr="001E05DF">
        <w:rPr>
          <w:rFonts w:ascii="Courier New" w:hAnsi="Courier New" w:cs="Courier New"/>
          <w:lang w:val="en-US"/>
        </w:rPr>
        <w:t>]  Dickinson</w:t>
      </w:r>
      <w:proofErr w:type="gramEnd"/>
      <w:r w:rsidRPr="001E05DF">
        <w:rPr>
          <w:rFonts w:ascii="Courier New" w:hAnsi="Courier New" w:cs="Courier New"/>
          <w:lang w:val="en-US"/>
        </w:rPr>
        <w:t>, J., Dickinson, S., Bellis, R., Mankin, A., and</w:t>
      </w:r>
    </w:p>
    <w:p w14:paraId="6ECFBEC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 Wessels, "DNS Transport over TCP - Implementation</w:t>
      </w:r>
    </w:p>
    <w:p w14:paraId="32D6DBC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Requirements", RFC 7766, DOI 10.17487/RFC7766, March 2016,</w:t>
      </w:r>
    </w:p>
    <w:p w14:paraId="77BACC3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&lt;https://www.rfc-editor.org/info/rfc7766&gt;.</w:t>
      </w:r>
    </w:p>
    <w:p w14:paraId="54385EA6" w14:textId="77777777" w:rsidR="00D95157" w:rsidRPr="001E05DF" w:rsidRDefault="00D95157" w:rsidP="00D95157">
      <w:pPr>
        <w:pStyle w:val="Textebrut"/>
        <w:rPr>
          <w:rFonts w:ascii="Courier New" w:hAnsi="Courier New" w:cs="Courier New"/>
          <w:lang w:val="en-US"/>
        </w:rPr>
      </w:pPr>
    </w:p>
    <w:p w14:paraId="1193E10C" w14:textId="77777777" w:rsidR="00D95157" w:rsidRPr="001E05DF" w:rsidRDefault="00D95157" w:rsidP="00D95157">
      <w:pPr>
        <w:pStyle w:val="Textebrut"/>
        <w:rPr>
          <w:rFonts w:ascii="Courier New" w:hAnsi="Courier New" w:cs="Courier New"/>
          <w:lang w:val="en-US"/>
        </w:rPr>
      </w:pPr>
      <w:commentRangeStart w:id="193"/>
      <w:r w:rsidRPr="001E05DF">
        <w:rPr>
          <w:rFonts w:ascii="Courier New" w:hAnsi="Courier New" w:cs="Courier New"/>
          <w:lang w:val="en-US"/>
        </w:rPr>
        <w:t xml:space="preserve">   [RFC7858</w:t>
      </w:r>
      <w:proofErr w:type="gramStart"/>
      <w:r w:rsidRPr="001E05DF">
        <w:rPr>
          <w:rFonts w:ascii="Courier New" w:hAnsi="Courier New" w:cs="Courier New"/>
          <w:lang w:val="en-US"/>
        </w:rPr>
        <w:t>]  Hu</w:t>
      </w:r>
      <w:proofErr w:type="gramEnd"/>
      <w:r w:rsidRPr="001E05DF">
        <w:rPr>
          <w:rFonts w:ascii="Courier New" w:hAnsi="Courier New" w:cs="Courier New"/>
          <w:lang w:val="en-US"/>
        </w:rPr>
        <w:t>, Z., Zhu, L., Heidemann, J., Mankin, A., Wessels, D.,</w:t>
      </w:r>
    </w:p>
    <w:p w14:paraId="712D3B8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and P. Hoffman, "Specification for DNS over Transport</w:t>
      </w:r>
    </w:p>
    <w:p w14:paraId="6F52D19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Layer Security (TLS)", RFC 7858, DOI 10.17487/RFC7858, May</w:t>
      </w:r>
    </w:p>
    <w:p w14:paraId="574046D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2016, &lt;https://www.rfc-editor.org/info/rfc7858&gt;.</w:t>
      </w:r>
      <w:commentRangeEnd w:id="193"/>
      <w:r w:rsidR="003839C4">
        <w:rPr>
          <w:rStyle w:val="Marquedecommentaire"/>
          <w:rFonts w:ascii="Aptos" w:hAnsi="Aptos"/>
        </w:rPr>
        <w:commentReference w:id="193"/>
      </w:r>
    </w:p>
    <w:p w14:paraId="57EA2847" w14:textId="77777777" w:rsidR="00D95157" w:rsidRPr="001E05DF" w:rsidRDefault="00D95157" w:rsidP="00D95157">
      <w:pPr>
        <w:pStyle w:val="Textebrut"/>
        <w:rPr>
          <w:rFonts w:ascii="Courier New" w:hAnsi="Courier New" w:cs="Courier New"/>
          <w:lang w:val="en-US"/>
        </w:rPr>
      </w:pPr>
    </w:p>
    <w:p w14:paraId="4D180FE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[RFC8174</w:t>
      </w:r>
      <w:proofErr w:type="gramStart"/>
      <w:r w:rsidRPr="001E05DF">
        <w:rPr>
          <w:rFonts w:ascii="Courier New" w:hAnsi="Courier New" w:cs="Courier New"/>
          <w:lang w:val="en-US"/>
        </w:rPr>
        <w:t>]  Leiba</w:t>
      </w:r>
      <w:proofErr w:type="gramEnd"/>
      <w:r w:rsidRPr="001E05DF">
        <w:rPr>
          <w:rFonts w:ascii="Courier New" w:hAnsi="Courier New" w:cs="Courier New"/>
          <w:lang w:val="en-US"/>
        </w:rPr>
        <w:t>, B., "Ambiguity of Uppercase vs Lowercase in RFC</w:t>
      </w:r>
    </w:p>
    <w:p w14:paraId="2F26B7C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2119 Key Words", BCP 14, RFC 8174, DOI 10.17487/RFC8174,</w:t>
      </w:r>
    </w:p>
    <w:p w14:paraId="7B663E1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May 2017, &lt;https://www.rfc-editor.org/info/rfc8174&gt;.</w:t>
      </w:r>
    </w:p>
    <w:p w14:paraId="1C68D38C" w14:textId="77777777" w:rsidR="00D95157" w:rsidRPr="001E05DF" w:rsidRDefault="00D95157" w:rsidP="00D95157">
      <w:pPr>
        <w:pStyle w:val="Textebrut"/>
        <w:rPr>
          <w:rFonts w:ascii="Courier New" w:hAnsi="Courier New" w:cs="Courier New"/>
          <w:lang w:val="en-US"/>
        </w:rPr>
      </w:pPr>
    </w:p>
    <w:p w14:paraId="7C88579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[RFC8200</w:t>
      </w:r>
      <w:proofErr w:type="gramStart"/>
      <w:r w:rsidRPr="001E05DF">
        <w:rPr>
          <w:rFonts w:ascii="Courier New" w:hAnsi="Courier New" w:cs="Courier New"/>
          <w:lang w:val="en-US"/>
        </w:rPr>
        <w:t>]  Deering</w:t>
      </w:r>
      <w:proofErr w:type="gramEnd"/>
      <w:r w:rsidRPr="001E05DF">
        <w:rPr>
          <w:rFonts w:ascii="Courier New" w:hAnsi="Courier New" w:cs="Courier New"/>
          <w:lang w:val="en-US"/>
        </w:rPr>
        <w:t>, S. and R. Hinden, "Internet Protocol, Version 6</w:t>
      </w:r>
    </w:p>
    <w:p w14:paraId="1594D20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(IPv6) Specification", STD 86, RFC 8200,</w:t>
      </w:r>
    </w:p>
    <w:p w14:paraId="094A741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10.17487/RFC8200, July 2017,</w:t>
      </w:r>
    </w:p>
    <w:p w14:paraId="08557C5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&lt;https://www.rfc-editor.org/info/rfc8200&gt;.</w:t>
      </w:r>
    </w:p>
    <w:p w14:paraId="5290D0FA" w14:textId="77777777" w:rsidR="00D95157" w:rsidRPr="001E05DF" w:rsidRDefault="00D95157" w:rsidP="00D95157">
      <w:pPr>
        <w:pStyle w:val="Textebrut"/>
        <w:rPr>
          <w:rFonts w:ascii="Courier New" w:hAnsi="Courier New" w:cs="Courier New"/>
          <w:lang w:val="en-US"/>
        </w:rPr>
      </w:pPr>
    </w:p>
    <w:p w14:paraId="18ADF4D1" w14:textId="77777777" w:rsidR="00D95157" w:rsidRPr="001E05DF" w:rsidRDefault="00D95157" w:rsidP="00D95157">
      <w:pPr>
        <w:pStyle w:val="Textebrut"/>
        <w:rPr>
          <w:rFonts w:ascii="Courier New" w:hAnsi="Courier New" w:cs="Courier New"/>
          <w:lang w:val="en-US"/>
        </w:rPr>
      </w:pPr>
      <w:commentRangeStart w:id="194"/>
      <w:r w:rsidRPr="001E05DF">
        <w:rPr>
          <w:rFonts w:ascii="Courier New" w:hAnsi="Courier New" w:cs="Courier New"/>
          <w:lang w:val="en-US"/>
        </w:rPr>
        <w:t xml:space="preserve">   [RFC8415</w:t>
      </w:r>
      <w:proofErr w:type="gramStart"/>
      <w:r w:rsidRPr="001E05DF">
        <w:rPr>
          <w:rFonts w:ascii="Courier New" w:hAnsi="Courier New" w:cs="Courier New"/>
          <w:lang w:val="en-US"/>
        </w:rPr>
        <w:t xml:space="preserve">]  </w:t>
      </w:r>
      <w:proofErr w:type="spellStart"/>
      <w:r w:rsidRPr="001E05DF">
        <w:rPr>
          <w:rFonts w:ascii="Courier New" w:hAnsi="Courier New" w:cs="Courier New"/>
          <w:lang w:val="en-US"/>
        </w:rPr>
        <w:t>Mrugalski</w:t>
      </w:r>
      <w:proofErr w:type="spellEnd"/>
      <w:proofErr w:type="gramEnd"/>
      <w:r w:rsidRPr="001E05DF">
        <w:rPr>
          <w:rFonts w:ascii="Courier New" w:hAnsi="Courier New" w:cs="Courier New"/>
          <w:lang w:val="en-US"/>
        </w:rPr>
        <w:t xml:space="preserve">, T., </w:t>
      </w:r>
      <w:proofErr w:type="spellStart"/>
      <w:r w:rsidRPr="001E05DF">
        <w:rPr>
          <w:rFonts w:ascii="Courier New" w:hAnsi="Courier New" w:cs="Courier New"/>
          <w:lang w:val="en-US"/>
        </w:rPr>
        <w:t>Siodelski</w:t>
      </w:r>
      <w:proofErr w:type="spellEnd"/>
      <w:r w:rsidRPr="001E05DF">
        <w:rPr>
          <w:rFonts w:ascii="Courier New" w:hAnsi="Courier New" w:cs="Courier New"/>
          <w:lang w:val="en-US"/>
        </w:rPr>
        <w:t xml:space="preserve">, M., Volz, B., </w:t>
      </w:r>
      <w:proofErr w:type="spellStart"/>
      <w:r w:rsidRPr="001E05DF">
        <w:rPr>
          <w:rFonts w:ascii="Courier New" w:hAnsi="Courier New" w:cs="Courier New"/>
          <w:lang w:val="en-US"/>
        </w:rPr>
        <w:t>Yourtchenko</w:t>
      </w:r>
      <w:proofErr w:type="spellEnd"/>
      <w:r w:rsidRPr="001E05DF">
        <w:rPr>
          <w:rFonts w:ascii="Courier New" w:hAnsi="Courier New" w:cs="Courier New"/>
          <w:lang w:val="en-US"/>
        </w:rPr>
        <w:t>, A.,</w:t>
      </w:r>
    </w:p>
    <w:p w14:paraId="6495C24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Richardson, M., Jiang, S., Lemon, T., and T. Winters,</w:t>
      </w:r>
    </w:p>
    <w:p w14:paraId="604AFB2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"Dynamic Host Configuration Protocol for IPv6 (DHCPv6)",</w:t>
      </w:r>
    </w:p>
    <w:p w14:paraId="3791ED7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 8415, DOI 10.17487/RFC8415, November 2018,</w:t>
      </w:r>
    </w:p>
    <w:p w14:paraId="744F05E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&lt;https://www.rfc-editor.org/info/rfc8415&gt;.</w:t>
      </w:r>
      <w:commentRangeEnd w:id="194"/>
      <w:r w:rsidR="003839C4">
        <w:rPr>
          <w:rStyle w:val="Marquedecommentaire"/>
          <w:rFonts w:ascii="Aptos" w:hAnsi="Aptos"/>
        </w:rPr>
        <w:commentReference w:id="194"/>
      </w:r>
    </w:p>
    <w:p w14:paraId="16A35B4C" w14:textId="77777777" w:rsidR="00D95157" w:rsidRPr="001E05DF" w:rsidRDefault="00D95157" w:rsidP="00D95157">
      <w:pPr>
        <w:pStyle w:val="Textebrut"/>
        <w:rPr>
          <w:rFonts w:ascii="Courier New" w:hAnsi="Courier New" w:cs="Courier New"/>
          <w:lang w:val="en-US"/>
        </w:rPr>
      </w:pPr>
    </w:p>
    <w:p w14:paraId="13F2326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[RFC8899</w:t>
      </w:r>
      <w:proofErr w:type="gramStart"/>
      <w:r w:rsidRPr="001E05DF">
        <w:rPr>
          <w:rFonts w:ascii="Courier New" w:hAnsi="Courier New" w:cs="Courier New"/>
          <w:lang w:val="en-US"/>
        </w:rPr>
        <w:t>]  Fairhurst</w:t>
      </w:r>
      <w:proofErr w:type="gramEnd"/>
      <w:r w:rsidRPr="001E05DF">
        <w:rPr>
          <w:rFonts w:ascii="Courier New" w:hAnsi="Courier New" w:cs="Courier New"/>
          <w:lang w:val="en-US"/>
        </w:rPr>
        <w:t xml:space="preserve">, G., Jones, T., </w:t>
      </w:r>
      <w:proofErr w:type="spellStart"/>
      <w:r w:rsidRPr="001E05DF">
        <w:rPr>
          <w:rFonts w:ascii="Courier New" w:hAnsi="Courier New" w:cs="Courier New"/>
          <w:lang w:val="en-US"/>
        </w:rPr>
        <w:t>Tüxen</w:t>
      </w:r>
      <w:proofErr w:type="spellEnd"/>
      <w:r w:rsidRPr="001E05DF">
        <w:rPr>
          <w:rFonts w:ascii="Courier New" w:hAnsi="Courier New" w:cs="Courier New"/>
          <w:lang w:val="en-US"/>
        </w:rPr>
        <w:t xml:space="preserve">, M., </w:t>
      </w:r>
      <w:proofErr w:type="spellStart"/>
      <w:r w:rsidRPr="001E05DF">
        <w:rPr>
          <w:rFonts w:ascii="Courier New" w:hAnsi="Courier New" w:cs="Courier New"/>
          <w:lang w:val="en-US"/>
        </w:rPr>
        <w:t>Rüngeler</w:t>
      </w:r>
      <w:proofErr w:type="spellEnd"/>
      <w:r w:rsidRPr="001E05DF">
        <w:rPr>
          <w:rFonts w:ascii="Courier New" w:hAnsi="Courier New" w:cs="Courier New"/>
          <w:lang w:val="en-US"/>
        </w:rPr>
        <w:t>, I., and T.</w:t>
      </w:r>
    </w:p>
    <w:p w14:paraId="4D83567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Völker, "Packetization Layer Path MTU Discovery for</w:t>
      </w:r>
    </w:p>
    <w:p w14:paraId="4298883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Datagram Transports", RFC 8899, DOI 10.17487/RFC8899,</w:t>
      </w:r>
    </w:p>
    <w:p w14:paraId="70AE8B4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September 2020, &lt;https://www.rfc-editor.org/info/rfc8899&gt;.</w:t>
      </w:r>
    </w:p>
    <w:p w14:paraId="7322392C" w14:textId="77777777" w:rsidR="00D95157" w:rsidRPr="001E05DF" w:rsidRDefault="00D95157" w:rsidP="00D95157">
      <w:pPr>
        <w:pStyle w:val="Textebrut"/>
        <w:rPr>
          <w:rFonts w:ascii="Courier New" w:hAnsi="Courier New" w:cs="Courier New"/>
          <w:lang w:val="en-US"/>
        </w:rPr>
      </w:pPr>
    </w:p>
    <w:p w14:paraId="02F83C1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[RFC9210</w:t>
      </w:r>
      <w:proofErr w:type="gramStart"/>
      <w:r w:rsidRPr="001E05DF">
        <w:rPr>
          <w:rFonts w:ascii="Courier New" w:hAnsi="Courier New" w:cs="Courier New"/>
          <w:lang w:val="en-US"/>
        </w:rPr>
        <w:t>]  Kristoff</w:t>
      </w:r>
      <w:proofErr w:type="gramEnd"/>
      <w:r w:rsidRPr="001E05DF">
        <w:rPr>
          <w:rFonts w:ascii="Courier New" w:hAnsi="Courier New" w:cs="Courier New"/>
          <w:lang w:val="en-US"/>
        </w:rPr>
        <w:t>, J. and D. Wessels, "DNS Transport over TCP -</w:t>
      </w:r>
    </w:p>
    <w:p w14:paraId="082699A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Operational Requirements", BCP 235, RFC 9210,</w:t>
      </w:r>
    </w:p>
    <w:p w14:paraId="4BE2285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10.17487/RFC9210, March 2022,</w:t>
      </w:r>
    </w:p>
    <w:p w14:paraId="3E33503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&lt;https://www.rfc-editor.org/info/rfc9210&gt;.</w:t>
      </w:r>
    </w:p>
    <w:p w14:paraId="51983F3E" w14:textId="77777777" w:rsidR="00D95157" w:rsidRPr="001E05DF" w:rsidRDefault="00D95157" w:rsidP="00D95157">
      <w:pPr>
        <w:pStyle w:val="Textebrut"/>
        <w:rPr>
          <w:rFonts w:ascii="Courier New" w:hAnsi="Courier New" w:cs="Courier New"/>
          <w:lang w:val="en-US"/>
        </w:rPr>
      </w:pPr>
    </w:p>
    <w:p w14:paraId="58BF0663" w14:textId="77777777" w:rsidR="00D95157" w:rsidRPr="001E05DF" w:rsidRDefault="00D95157" w:rsidP="00D95157">
      <w:pPr>
        <w:pStyle w:val="Textebrut"/>
        <w:rPr>
          <w:rFonts w:ascii="Courier New" w:hAnsi="Courier New" w:cs="Courier New"/>
          <w:lang w:val="en-US"/>
        </w:rPr>
      </w:pPr>
      <w:commentRangeStart w:id="195"/>
      <w:r w:rsidRPr="001E05DF">
        <w:rPr>
          <w:rFonts w:ascii="Courier New" w:hAnsi="Courier New" w:cs="Courier New"/>
          <w:lang w:val="en-US"/>
        </w:rPr>
        <w:t xml:space="preserve">   [RFC9250</w:t>
      </w:r>
      <w:proofErr w:type="gramStart"/>
      <w:r w:rsidRPr="001E05DF">
        <w:rPr>
          <w:rFonts w:ascii="Courier New" w:hAnsi="Courier New" w:cs="Courier New"/>
          <w:lang w:val="en-US"/>
        </w:rPr>
        <w:t>]  Huitema</w:t>
      </w:r>
      <w:proofErr w:type="gramEnd"/>
      <w:r w:rsidRPr="001E05DF">
        <w:rPr>
          <w:rFonts w:ascii="Courier New" w:hAnsi="Courier New" w:cs="Courier New"/>
          <w:lang w:val="en-US"/>
        </w:rPr>
        <w:t>, C., Dickinson, S., and A. Mankin, "DNS over</w:t>
      </w:r>
    </w:p>
    <w:p w14:paraId="3364EE2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Dedicated QUIC Connections", RFC 9250,</w:t>
      </w:r>
    </w:p>
    <w:p w14:paraId="42109D5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10.17487/RFC9250, May 2022,</w:t>
      </w:r>
    </w:p>
    <w:p w14:paraId="126FF5C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&lt;https://www.rfc-editor.org/info/rfc9250&gt;.</w:t>
      </w:r>
      <w:commentRangeEnd w:id="195"/>
      <w:r w:rsidR="003839C4">
        <w:rPr>
          <w:rStyle w:val="Marquedecommentaire"/>
          <w:rFonts w:ascii="Aptos" w:hAnsi="Aptos"/>
        </w:rPr>
        <w:commentReference w:id="195"/>
      </w:r>
    </w:p>
    <w:p w14:paraId="6C34CCD3" w14:textId="77777777" w:rsidR="00D95157" w:rsidRPr="001E05DF" w:rsidRDefault="00D95157" w:rsidP="00D95157">
      <w:pPr>
        <w:pStyle w:val="Textebrut"/>
        <w:rPr>
          <w:rFonts w:ascii="Courier New" w:hAnsi="Courier New" w:cs="Courier New"/>
          <w:lang w:val="en-US"/>
        </w:rPr>
      </w:pPr>
    </w:p>
    <w:p w14:paraId="40A2AC52" w14:textId="77777777" w:rsidR="00D95157" w:rsidRPr="00FA2A98"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r w:rsidRPr="00FA2A98">
        <w:rPr>
          <w:rFonts w:ascii="Courier New" w:hAnsi="Courier New" w:cs="Courier New"/>
          <w:lang w:val="en-US"/>
        </w:rPr>
        <w:t>[RFC9471</w:t>
      </w:r>
      <w:proofErr w:type="gramStart"/>
      <w:r w:rsidRPr="00FA2A98">
        <w:rPr>
          <w:rFonts w:ascii="Courier New" w:hAnsi="Courier New" w:cs="Courier New"/>
          <w:lang w:val="en-US"/>
        </w:rPr>
        <w:t>]  Andrews</w:t>
      </w:r>
      <w:proofErr w:type="gramEnd"/>
      <w:r w:rsidRPr="00FA2A98">
        <w:rPr>
          <w:rFonts w:ascii="Courier New" w:hAnsi="Courier New" w:cs="Courier New"/>
          <w:lang w:val="en-US"/>
        </w:rPr>
        <w:t>, M., Huque, S., Wouters, P., and D. Wessels, "DNS</w:t>
      </w:r>
    </w:p>
    <w:p w14:paraId="589892E7" w14:textId="77777777" w:rsidR="00D95157" w:rsidRPr="00FA2A98" w:rsidRDefault="00D95157" w:rsidP="00D95157">
      <w:pPr>
        <w:pStyle w:val="Textebrut"/>
        <w:rPr>
          <w:rFonts w:ascii="Courier New" w:hAnsi="Courier New" w:cs="Courier New"/>
          <w:lang w:val="en-US"/>
        </w:rPr>
      </w:pPr>
      <w:r w:rsidRPr="00FA2A98">
        <w:rPr>
          <w:rFonts w:ascii="Courier New" w:hAnsi="Courier New" w:cs="Courier New"/>
          <w:lang w:val="en-US"/>
        </w:rPr>
        <w:t xml:space="preserve">              Glue Requirements in Referral Responses", RFC 9471,</w:t>
      </w:r>
    </w:p>
    <w:p w14:paraId="2CA6131C" w14:textId="77777777" w:rsidR="00D95157" w:rsidRPr="00FA2A98" w:rsidRDefault="00D95157" w:rsidP="00D95157">
      <w:pPr>
        <w:pStyle w:val="Textebrut"/>
        <w:rPr>
          <w:rFonts w:ascii="Courier New" w:hAnsi="Courier New" w:cs="Courier New"/>
          <w:lang w:val="en-US"/>
        </w:rPr>
      </w:pPr>
      <w:r w:rsidRPr="00FA2A98">
        <w:rPr>
          <w:rFonts w:ascii="Courier New" w:hAnsi="Courier New" w:cs="Courier New"/>
          <w:lang w:val="en-US"/>
        </w:rPr>
        <w:t xml:space="preserve">              DOI 10.17487/RFC9471, September 2023,</w:t>
      </w:r>
    </w:p>
    <w:p w14:paraId="4E029C51" w14:textId="77777777" w:rsidR="00D95157" w:rsidRPr="001E05DF" w:rsidRDefault="00D95157" w:rsidP="00D95157">
      <w:pPr>
        <w:pStyle w:val="Textebrut"/>
        <w:rPr>
          <w:rFonts w:ascii="Courier New" w:hAnsi="Courier New" w:cs="Courier New"/>
          <w:lang w:val="en-US"/>
        </w:rPr>
      </w:pPr>
      <w:r w:rsidRPr="00FA2A98">
        <w:rPr>
          <w:rFonts w:ascii="Courier New" w:hAnsi="Courier New" w:cs="Courier New"/>
          <w:lang w:val="en-US"/>
        </w:rPr>
        <w:t xml:space="preserve">              &lt;https://www.rfc-editor.org/info/rfc9471&gt;.</w:t>
      </w:r>
    </w:p>
    <w:p w14:paraId="55339F60" w14:textId="77777777" w:rsidR="00D95157" w:rsidRPr="001E05DF" w:rsidRDefault="00D95157" w:rsidP="00D95157">
      <w:pPr>
        <w:pStyle w:val="Textebrut"/>
        <w:rPr>
          <w:rFonts w:ascii="Courier New" w:hAnsi="Courier New" w:cs="Courier New"/>
          <w:lang w:val="en-US"/>
        </w:rPr>
      </w:pPr>
    </w:p>
    <w:p w14:paraId="3875F87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Informative References</w:t>
      </w:r>
    </w:p>
    <w:p w14:paraId="20C90DB3" w14:textId="77777777" w:rsidR="00D95157" w:rsidRPr="001E05DF" w:rsidRDefault="00D95157" w:rsidP="00D95157">
      <w:pPr>
        <w:pStyle w:val="Textebrut"/>
        <w:rPr>
          <w:rFonts w:ascii="Courier New" w:hAnsi="Courier New" w:cs="Courier New"/>
          <w:lang w:val="en-US"/>
        </w:rPr>
      </w:pPr>
    </w:p>
    <w:p w14:paraId="5C1F4F29"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[DNSFlagDay2020]</w:t>
      </w:r>
    </w:p>
    <w:p w14:paraId="382CCE8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 flag day 2020", &lt;https://dnsflagday.net/2020/&gt;.</w:t>
      </w:r>
    </w:p>
    <w:p w14:paraId="29FB194F" w14:textId="77777777" w:rsidR="00D95157" w:rsidRPr="001E05DF" w:rsidRDefault="00D95157" w:rsidP="00D95157">
      <w:pPr>
        <w:pStyle w:val="Textebrut"/>
        <w:rPr>
          <w:rFonts w:ascii="Courier New" w:hAnsi="Courier New" w:cs="Courier New"/>
          <w:lang w:val="en-US"/>
        </w:rPr>
      </w:pPr>
    </w:p>
    <w:p w14:paraId="2106BB8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w:t>
      </w:r>
      <w:proofErr w:type="spellStart"/>
      <w:proofErr w:type="gramStart"/>
      <w:r w:rsidRPr="001E05DF">
        <w:rPr>
          <w:rFonts w:ascii="Courier New" w:hAnsi="Courier New" w:cs="Courier New"/>
          <w:lang w:val="en-US"/>
        </w:rPr>
        <w:t>D.ietf</w:t>
      </w:r>
      <w:proofErr w:type="spellEnd"/>
      <w:proofErr w:type="gramEnd"/>
      <w:r w:rsidRPr="001E05DF">
        <w:rPr>
          <w:rFonts w:ascii="Courier New" w:hAnsi="Courier New" w:cs="Courier New"/>
          <w:lang w:val="en-US"/>
        </w:rPr>
        <w:t>-dnsop-ns-revalidation]</w:t>
      </w:r>
    </w:p>
    <w:p w14:paraId="1A53E22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Huque, S., </w:t>
      </w:r>
      <w:proofErr w:type="spellStart"/>
      <w:r w:rsidRPr="001E05DF">
        <w:rPr>
          <w:rFonts w:ascii="Courier New" w:hAnsi="Courier New" w:cs="Courier New"/>
          <w:lang w:val="en-US"/>
        </w:rPr>
        <w:t>Vixie</w:t>
      </w:r>
      <w:proofErr w:type="spellEnd"/>
      <w:r w:rsidRPr="001E05DF">
        <w:rPr>
          <w:rFonts w:ascii="Courier New" w:hAnsi="Courier New" w:cs="Courier New"/>
          <w:lang w:val="en-US"/>
        </w:rPr>
        <w:t>, P. A., and W. Toorop, "Delegation</w:t>
      </w:r>
    </w:p>
    <w:p w14:paraId="1F171AE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Revalidation by DNS Resolvers", Work in Progress,</w:t>
      </w:r>
    </w:p>
    <w:p w14:paraId="546EEC2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Internet-Draft, draft-ietf-dnsop-ns-revalidation-11, 19</w:t>
      </w:r>
    </w:p>
    <w:p w14:paraId="3E655EE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October 2025, &lt;https://datatracker.ietf.org/doc/html/</w:t>
      </w:r>
    </w:p>
    <w:p w14:paraId="51F7284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draft-ietf-dnsop-ns-revalidation-11&gt;.</w:t>
      </w:r>
    </w:p>
    <w:p w14:paraId="11D1DE07" w14:textId="77777777" w:rsidR="00D95157" w:rsidRPr="001E05DF" w:rsidRDefault="00D95157" w:rsidP="00D95157">
      <w:pPr>
        <w:pStyle w:val="Textebrut"/>
        <w:rPr>
          <w:rFonts w:ascii="Courier New" w:hAnsi="Courier New" w:cs="Courier New"/>
          <w:lang w:val="en-US"/>
        </w:rPr>
      </w:pPr>
    </w:p>
    <w:p w14:paraId="3B3F740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gramStart"/>
      <w:r w:rsidRPr="001E05DF">
        <w:rPr>
          <w:rFonts w:ascii="Courier New" w:hAnsi="Courier New" w:cs="Courier New"/>
          <w:lang w:val="en-US"/>
        </w:rPr>
        <w:t xml:space="preserve">IANANS]   </w:t>
      </w:r>
      <w:proofErr w:type="gramEnd"/>
      <w:r w:rsidRPr="001E05DF">
        <w:rPr>
          <w:rFonts w:ascii="Courier New" w:hAnsi="Courier New" w:cs="Courier New"/>
          <w:lang w:val="en-US"/>
        </w:rPr>
        <w:t>IANA, "Technical requirements for authoritative name</w:t>
      </w:r>
    </w:p>
    <w:p w14:paraId="0C53274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servers",</w:t>
      </w:r>
    </w:p>
    <w:p w14:paraId="6D17B15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&lt;https://www.iana.org/help/nameserver-requirements&gt;.</w:t>
      </w:r>
    </w:p>
    <w:p w14:paraId="40FBB79E" w14:textId="77777777" w:rsidR="00D95157" w:rsidRPr="001E05DF" w:rsidRDefault="00D95157" w:rsidP="00D95157">
      <w:pPr>
        <w:pStyle w:val="Textebrut"/>
        <w:rPr>
          <w:rFonts w:ascii="Courier New" w:hAnsi="Courier New" w:cs="Courier New"/>
          <w:lang w:val="en-US"/>
        </w:rPr>
      </w:pPr>
    </w:p>
    <w:p w14:paraId="13BFEDD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[RFC1918</w:t>
      </w:r>
      <w:proofErr w:type="gramStart"/>
      <w:r w:rsidRPr="001E05DF">
        <w:rPr>
          <w:rFonts w:ascii="Courier New" w:hAnsi="Courier New" w:cs="Courier New"/>
          <w:lang w:val="en-US"/>
        </w:rPr>
        <w:t xml:space="preserve">]  </w:t>
      </w:r>
      <w:proofErr w:type="spellStart"/>
      <w:r w:rsidRPr="001E05DF">
        <w:rPr>
          <w:rFonts w:ascii="Courier New" w:hAnsi="Courier New" w:cs="Courier New"/>
          <w:lang w:val="en-US"/>
        </w:rPr>
        <w:t>Rekhter</w:t>
      </w:r>
      <w:proofErr w:type="spellEnd"/>
      <w:proofErr w:type="gramEnd"/>
      <w:r w:rsidRPr="001E05DF">
        <w:rPr>
          <w:rFonts w:ascii="Courier New" w:hAnsi="Courier New" w:cs="Courier New"/>
          <w:lang w:val="en-US"/>
        </w:rPr>
        <w:t>, Y., Moskowitz, B., Karrenberg, D., de Groot, G.</w:t>
      </w:r>
    </w:p>
    <w:p w14:paraId="4514D30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J., and E. Lear, "Address Allocation for Private</w:t>
      </w:r>
    </w:p>
    <w:p w14:paraId="4AEFD582" w14:textId="77777777" w:rsidR="00D95157" w:rsidRPr="00D95157" w:rsidRDefault="00D95157" w:rsidP="00D95157">
      <w:pPr>
        <w:pStyle w:val="Textebrut"/>
        <w:rPr>
          <w:rFonts w:ascii="Courier New" w:hAnsi="Courier New" w:cs="Courier New"/>
        </w:rPr>
      </w:pPr>
      <w:r w:rsidRPr="001E05DF">
        <w:rPr>
          <w:rFonts w:ascii="Courier New" w:hAnsi="Courier New" w:cs="Courier New"/>
          <w:lang w:val="en-US"/>
        </w:rPr>
        <w:t xml:space="preserve">              </w:t>
      </w:r>
      <w:proofErr w:type="spellStart"/>
      <w:r w:rsidRPr="00D95157">
        <w:rPr>
          <w:rFonts w:ascii="Courier New" w:hAnsi="Courier New" w:cs="Courier New"/>
        </w:rPr>
        <w:t>Internets</w:t>
      </w:r>
      <w:proofErr w:type="spellEnd"/>
      <w:r w:rsidRPr="00D95157">
        <w:rPr>
          <w:rFonts w:ascii="Courier New" w:hAnsi="Courier New" w:cs="Courier New"/>
        </w:rPr>
        <w:t>", BCP 5, RFC 1918, DOI 10.17487/RFC1918,</w:t>
      </w:r>
    </w:p>
    <w:p w14:paraId="6DDEB7A3" w14:textId="77777777" w:rsidR="00D95157" w:rsidRPr="001E05DF" w:rsidRDefault="00D95157" w:rsidP="00D95157">
      <w:pPr>
        <w:pStyle w:val="Textebrut"/>
        <w:rPr>
          <w:rFonts w:ascii="Courier New" w:hAnsi="Courier New" w:cs="Courier New"/>
          <w:lang w:val="en-US"/>
        </w:rPr>
      </w:pPr>
      <w:r w:rsidRPr="00D95157">
        <w:rPr>
          <w:rFonts w:ascii="Courier New" w:hAnsi="Courier New" w:cs="Courier New"/>
        </w:rPr>
        <w:t xml:space="preserve">              </w:t>
      </w:r>
      <w:r w:rsidRPr="001E05DF">
        <w:rPr>
          <w:rFonts w:ascii="Courier New" w:hAnsi="Courier New" w:cs="Courier New"/>
          <w:lang w:val="en-US"/>
        </w:rPr>
        <w:t>February 1996, &lt;https://www.rfc-editor.org/info/rfc1918&gt;.</w:t>
      </w:r>
    </w:p>
    <w:p w14:paraId="1437D923" w14:textId="77777777" w:rsidR="00D95157" w:rsidRPr="001E05DF" w:rsidRDefault="00D95157" w:rsidP="00D95157">
      <w:pPr>
        <w:pStyle w:val="Textebrut"/>
        <w:rPr>
          <w:rFonts w:ascii="Courier New" w:hAnsi="Courier New" w:cs="Courier New"/>
          <w:lang w:val="en-US"/>
        </w:rPr>
      </w:pPr>
    </w:p>
    <w:p w14:paraId="3D91BD0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[RFC6877</w:t>
      </w:r>
      <w:proofErr w:type="gramStart"/>
      <w:r w:rsidRPr="001E05DF">
        <w:rPr>
          <w:rFonts w:ascii="Courier New" w:hAnsi="Courier New" w:cs="Courier New"/>
          <w:lang w:val="en-US"/>
        </w:rPr>
        <w:t>]  Mawatari</w:t>
      </w:r>
      <w:proofErr w:type="gramEnd"/>
      <w:r w:rsidRPr="001E05DF">
        <w:rPr>
          <w:rFonts w:ascii="Courier New" w:hAnsi="Courier New" w:cs="Courier New"/>
          <w:lang w:val="en-US"/>
        </w:rPr>
        <w:t>, M., Kawashima, M., and C. Byrne, "464XLAT:</w:t>
      </w:r>
    </w:p>
    <w:p w14:paraId="1B0C861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Combination of Stateful and Stateless Translation",</w:t>
      </w:r>
    </w:p>
    <w:p w14:paraId="4A7FDE3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 6877, DOI 10.17487/RFC6877, April 2013,</w:t>
      </w:r>
    </w:p>
    <w:p w14:paraId="267CCBF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&lt;https://www.rfc-editor.org/info/rfc6877&gt;.</w:t>
      </w:r>
    </w:p>
    <w:p w14:paraId="1CAA3A85" w14:textId="77777777" w:rsidR="00D95157" w:rsidRPr="001E05DF" w:rsidRDefault="00D95157" w:rsidP="00D95157">
      <w:pPr>
        <w:pStyle w:val="Textebrut"/>
        <w:rPr>
          <w:rFonts w:ascii="Courier New" w:hAnsi="Courier New" w:cs="Courier New"/>
          <w:lang w:val="en-US"/>
        </w:rPr>
      </w:pPr>
    </w:p>
    <w:p w14:paraId="4993CE1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[RFC7050</w:t>
      </w:r>
      <w:proofErr w:type="gramStart"/>
      <w:r w:rsidRPr="001E05DF">
        <w:rPr>
          <w:rFonts w:ascii="Courier New" w:hAnsi="Courier New" w:cs="Courier New"/>
          <w:lang w:val="en-US"/>
        </w:rPr>
        <w:t>]  Savolainen</w:t>
      </w:r>
      <w:proofErr w:type="gramEnd"/>
      <w:r w:rsidRPr="001E05DF">
        <w:rPr>
          <w:rFonts w:ascii="Courier New" w:hAnsi="Courier New" w:cs="Courier New"/>
          <w:lang w:val="en-US"/>
        </w:rPr>
        <w:t>, T., Korhonen, J., and D. Wing, "Discovery of</w:t>
      </w:r>
    </w:p>
    <w:p w14:paraId="4656370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the IPv6 Prefix Used for IPv6 Address Synthesis",</w:t>
      </w:r>
    </w:p>
    <w:p w14:paraId="7489C5E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 7050, DOI 10.17487/RFC7050, November 2013,</w:t>
      </w:r>
    </w:p>
    <w:p w14:paraId="64794DB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&lt;https://www.rfc-editor.org/info/rfc7050&gt;.</w:t>
      </w:r>
    </w:p>
    <w:p w14:paraId="1CA80F06" w14:textId="77777777" w:rsidR="00D95157" w:rsidRPr="001E05DF" w:rsidRDefault="00D95157" w:rsidP="00D95157">
      <w:pPr>
        <w:pStyle w:val="Textebrut"/>
        <w:rPr>
          <w:rFonts w:ascii="Courier New" w:hAnsi="Courier New" w:cs="Courier New"/>
          <w:lang w:val="en-US"/>
        </w:rPr>
      </w:pPr>
    </w:p>
    <w:p w14:paraId="765517F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[RFC7269</w:t>
      </w:r>
      <w:proofErr w:type="gramStart"/>
      <w:r w:rsidRPr="001E05DF">
        <w:rPr>
          <w:rFonts w:ascii="Courier New" w:hAnsi="Courier New" w:cs="Courier New"/>
          <w:lang w:val="en-US"/>
        </w:rPr>
        <w:t>]  Chen</w:t>
      </w:r>
      <w:proofErr w:type="gramEnd"/>
      <w:r w:rsidRPr="001E05DF">
        <w:rPr>
          <w:rFonts w:ascii="Courier New" w:hAnsi="Courier New" w:cs="Courier New"/>
          <w:lang w:val="en-US"/>
        </w:rPr>
        <w:t>, G., Cao, Z., Xie, C., and D. Binet, "NAT64</w:t>
      </w:r>
    </w:p>
    <w:p w14:paraId="3985672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Deployment Options and Experience", RFC 7269,</w:t>
      </w:r>
    </w:p>
    <w:p w14:paraId="4DD3FA58" w14:textId="77777777" w:rsidR="00D95157" w:rsidRPr="00D95157" w:rsidRDefault="00D95157" w:rsidP="00D95157">
      <w:pPr>
        <w:pStyle w:val="Textebrut"/>
        <w:rPr>
          <w:rFonts w:ascii="Courier New" w:hAnsi="Courier New" w:cs="Courier New"/>
        </w:rPr>
      </w:pPr>
      <w:r w:rsidRPr="001E05DF">
        <w:rPr>
          <w:rFonts w:ascii="Courier New" w:hAnsi="Courier New" w:cs="Courier New"/>
          <w:lang w:val="en-US"/>
        </w:rPr>
        <w:t xml:space="preserve">              </w:t>
      </w:r>
      <w:r w:rsidRPr="00D95157">
        <w:rPr>
          <w:rFonts w:ascii="Courier New" w:hAnsi="Courier New" w:cs="Courier New"/>
        </w:rPr>
        <w:t>DOI 10.17487/RFC7269, June 2014,</w:t>
      </w:r>
    </w:p>
    <w:p w14:paraId="5837E95E" w14:textId="77777777" w:rsidR="00D95157" w:rsidRPr="00D95157" w:rsidRDefault="00D95157" w:rsidP="00D95157">
      <w:pPr>
        <w:pStyle w:val="Textebrut"/>
        <w:rPr>
          <w:rFonts w:ascii="Courier New" w:hAnsi="Courier New" w:cs="Courier New"/>
        </w:rPr>
      </w:pPr>
      <w:r w:rsidRPr="00D95157">
        <w:rPr>
          <w:rFonts w:ascii="Courier New" w:hAnsi="Courier New" w:cs="Courier New"/>
        </w:rPr>
        <w:t xml:space="preserve">              &lt;</w:t>
      </w:r>
      <w:proofErr w:type="gramStart"/>
      <w:r w:rsidRPr="00D95157">
        <w:rPr>
          <w:rFonts w:ascii="Courier New" w:hAnsi="Courier New" w:cs="Courier New"/>
        </w:rPr>
        <w:t>https://www.rfc-editor.org/info/rfc7269</w:t>
      </w:r>
      <w:proofErr w:type="gramEnd"/>
      <w:r w:rsidRPr="00D95157">
        <w:rPr>
          <w:rFonts w:ascii="Courier New" w:hAnsi="Courier New" w:cs="Courier New"/>
        </w:rPr>
        <w:t>&gt;.</w:t>
      </w:r>
    </w:p>
    <w:p w14:paraId="7400AE76" w14:textId="77777777" w:rsidR="00D95157" w:rsidRPr="001E05DF" w:rsidRDefault="00D95157" w:rsidP="00D95157">
      <w:pPr>
        <w:pStyle w:val="Textebrut"/>
        <w:rPr>
          <w:rFonts w:ascii="Courier New" w:hAnsi="Courier New" w:cs="Courier New"/>
          <w:lang w:val="en-US"/>
        </w:rPr>
      </w:pPr>
    </w:p>
    <w:p w14:paraId="5931D39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[RFC8781</w:t>
      </w:r>
      <w:proofErr w:type="gramStart"/>
      <w:r w:rsidRPr="001E05DF">
        <w:rPr>
          <w:rFonts w:ascii="Courier New" w:hAnsi="Courier New" w:cs="Courier New"/>
          <w:lang w:val="en-US"/>
        </w:rPr>
        <w:t xml:space="preserve">]  </w:t>
      </w:r>
      <w:proofErr w:type="spellStart"/>
      <w:r w:rsidRPr="001E05DF">
        <w:rPr>
          <w:rFonts w:ascii="Courier New" w:hAnsi="Courier New" w:cs="Courier New"/>
          <w:lang w:val="en-US"/>
        </w:rPr>
        <w:t>Colitti</w:t>
      </w:r>
      <w:proofErr w:type="spellEnd"/>
      <w:proofErr w:type="gramEnd"/>
      <w:r w:rsidRPr="001E05DF">
        <w:rPr>
          <w:rFonts w:ascii="Courier New" w:hAnsi="Courier New" w:cs="Courier New"/>
          <w:lang w:val="en-US"/>
        </w:rPr>
        <w:t>, L. and J. Linkova, "Discovering PREF64 in Router</w:t>
      </w:r>
    </w:p>
    <w:p w14:paraId="678FF37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Advertisements", RFC 8781, DOI 10.17487/RFC8781, April</w:t>
      </w:r>
    </w:p>
    <w:p w14:paraId="187D113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lastRenderedPageBreak/>
        <w:t xml:space="preserve">              2020, &lt;https://www.rfc-editor.org/info/rfc8781&gt;.</w:t>
      </w:r>
    </w:p>
    <w:p w14:paraId="110A997E" w14:textId="77777777" w:rsidR="00D95157" w:rsidRPr="001E05DF" w:rsidRDefault="00D95157" w:rsidP="00D95157">
      <w:pPr>
        <w:pStyle w:val="Textebrut"/>
        <w:rPr>
          <w:rFonts w:ascii="Courier New" w:hAnsi="Courier New" w:cs="Courier New"/>
          <w:lang w:val="en-US"/>
        </w:rPr>
      </w:pPr>
    </w:p>
    <w:p w14:paraId="5EAF2BD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[RFC8900</w:t>
      </w:r>
      <w:proofErr w:type="gramStart"/>
      <w:r w:rsidRPr="001E05DF">
        <w:rPr>
          <w:rFonts w:ascii="Courier New" w:hAnsi="Courier New" w:cs="Courier New"/>
          <w:lang w:val="en-US"/>
        </w:rPr>
        <w:t>]  Bonica</w:t>
      </w:r>
      <w:proofErr w:type="gramEnd"/>
      <w:r w:rsidRPr="001E05DF">
        <w:rPr>
          <w:rFonts w:ascii="Courier New" w:hAnsi="Courier New" w:cs="Courier New"/>
          <w:lang w:val="en-US"/>
        </w:rPr>
        <w:t>, R., Baker, F., Huston, G., Hinden, R., Troan, O.,</w:t>
      </w:r>
    </w:p>
    <w:p w14:paraId="01310836"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and F. </w:t>
      </w:r>
      <w:proofErr w:type="spellStart"/>
      <w:r w:rsidRPr="001E05DF">
        <w:rPr>
          <w:rFonts w:ascii="Courier New" w:hAnsi="Courier New" w:cs="Courier New"/>
          <w:lang w:val="en-US"/>
        </w:rPr>
        <w:t>Gont</w:t>
      </w:r>
      <w:proofErr w:type="spellEnd"/>
      <w:r w:rsidRPr="001E05DF">
        <w:rPr>
          <w:rFonts w:ascii="Courier New" w:hAnsi="Courier New" w:cs="Courier New"/>
          <w:lang w:val="en-US"/>
        </w:rPr>
        <w:t>, "IP Fragmentation Considered Fragile",</w:t>
      </w:r>
    </w:p>
    <w:p w14:paraId="5114A8D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BCP 230, RFC 8900, DOI 10.17487/RFC8900, September 2020,</w:t>
      </w:r>
    </w:p>
    <w:p w14:paraId="209DA31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&lt;https://www.rfc-editor.org/info/rfc8900&gt;.</w:t>
      </w:r>
    </w:p>
    <w:p w14:paraId="5A874329" w14:textId="77777777" w:rsidR="00D95157" w:rsidRPr="001E05DF" w:rsidRDefault="00D95157" w:rsidP="00D95157">
      <w:pPr>
        <w:pStyle w:val="Textebrut"/>
        <w:rPr>
          <w:rFonts w:ascii="Courier New" w:hAnsi="Courier New" w:cs="Courier New"/>
          <w:lang w:val="en-US"/>
        </w:rPr>
      </w:pPr>
    </w:p>
    <w:p w14:paraId="12285B82"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[RFC9313</w:t>
      </w:r>
      <w:proofErr w:type="gramStart"/>
      <w:r w:rsidRPr="001E05DF">
        <w:rPr>
          <w:rFonts w:ascii="Courier New" w:hAnsi="Courier New" w:cs="Courier New"/>
          <w:lang w:val="en-US"/>
        </w:rPr>
        <w:t xml:space="preserve">]  </w:t>
      </w:r>
      <w:proofErr w:type="spellStart"/>
      <w:r w:rsidRPr="001E05DF">
        <w:rPr>
          <w:rFonts w:ascii="Courier New" w:hAnsi="Courier New" w:cs="Courier New"/>
          <w:lang w:val="en-US"/>
        </w:rPr>
        <w:t>Lencse</w:t>
      </w:r>
      <w:proofErr w:type="spellEnd"/>
      <w:proofErr w:type="gramEnd"/>
      <w:r w:rsidRPr="001E05DF">
        <w:rPr>
          <w:rFonts w:ascii="Courier New" w:hAnsi="Courier New" w:cs="Courier New"/>
          <w:lang w:val="en-US"/>
        </w:rPr>
        <w:t>, G., Palet Martinez, J., Howard, L., Patterson, R.,</w:t>
      </w:r>
    </w:p>
    <w:p w14:paraId="314B350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and I. Farrer, "Pros and Cons of IPv6 Transition</w:t>
      </w:r>
    </w:p>
    <w:p w14:paraId="2D3D831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Technologies for IPv4-as-a-Service (IPv4aaS)", RFC 9313,</w:t>
      </w:r>
    </w:p>
    <w:p w14:paraId="2BD9E7E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10.17487/RFC9313, October 2022,</w:t>
      </w:r>
    </w:p>
    <w:p w14:paraId="61A1B89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&lt;https://www.rfc-editor.org/info/rfc9313&gt;.</w:t>
      </w:r>
    </w:p>
    <w:p w14:paraId="143383DA" w14:textId="77777777" w:rsidR="00D95157" w:rsidRPr="001E05DF" w:rsidRDefault="00D95157" w:rsidP="00D95157">
      <w:pPr>
        <w:pStyle w:val="Textebrut"/>
        <w:rPr>
          <w:rFonts w:ascii="Courier New" w:hAnsi="Courier New" w:cs="Courier New"/>
          <w:lang w:val="en-US"/>
        </w:rPr>
      </w:pPr>
    </w:p>
    <w:p w14:paraId="1755F38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[RFC9386</w:t>
      </w:r>
      <w:proofErr w:type="gramStart"/>
      <w:r w:rsidRPr="001E05DF">
        <w:rPr>
          <w:rFonts w:ascii="Courier New" w:hAnsi="Courier New" w:cs="Courier New"/>
          <w:lang w:val="en-US"/>
        </w:rPr>
        <w:t>]  Fioccola</w:t>
      </w:r>
      <w:proofErr w:type="gramEnd"/>
      <w:r w:rsidRPr="001E05DF">
        <w:rPr>
          <w:rFonts w:ascii="Courier New" w:hAnsi="Courier New" w:cs="Courier New"/>
          <w:lang w:val="en-US"/>
        </w:rPr>
        <w:t>, G., Volpato, P., Palet Martinez, J., Mishra, G.,</w:t>
      </w:r>
    </w:p>
    <w:p w14:paraId="576B3CE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and C. Xie, "IPv6 Deployment Status", RFC 9386,</w:t>
      </w:r>
    </w:p>
    <w:p w14:paraId="480C6E17"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DOI 10.17487/RFC9386, April 2023,</w:t>
      </w:r>
    </w:p>
    <w:p w14:paraId="1FE8521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&lt;https://www.rfc-editor.org/info/rfc9386&gt;.</w:t>
      </w:r>
    </w:p>
    <w:p w14:paraId="2EA1AE6C" w14:textId="77777777" w:rsidR="00D95157" w:rsidRPr="001E05DF" w:rsidRDefault="00D95157" w:rsidP="00D95157">
      <w:pPr>
        <w:pStyle w:val="Textebrut"/>
        <w:rPr>
          <w:rFonts w:ascii="Courier New" w:hAnsi="Courier New" w:cs="Courier New"/>
          <w:lang w:val="en-US"/>
        </w:rPr>
      </w:pPr>
    </w:p>
    <w:p w14:paraId="0BAD20F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[RFC9499</w:t>
      </w:r>
      <w:proofErr w:type="gramStart"/>
      <w:r w:rsidRPr="001E05DF">
        <w:rPr>
          <w:rFonts w:ascii="Courier New" w:hAnsi="Courier New" w:cs="Courier New"/>
          <w:lang w:val="en-US"/>
        </w:rPr>
        <w:t>]  Hoffman</w:t>
      </w:r>
      <w:proofErr w:type="gramEnd"/>
      <w:r w:rsidRPr="001E05DF">
        <w:rPr>
          <w:rFonts w:ascii="Courier New" w:hAnsi="Courier New" w:cs="Courier New"/>
          <w:lang w:val="en-US"/>
        </w:rPr>
        <w:t>, P. and K. Fujiwara, "DNS Terminology", BCP 219,</w:t>
      </w:r>
    </w:p>
    <w:p w14:paraId="0BD6019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 9499, DOI 10.17487/RFC9499, March 2024,</w:t>
      </w:r>
    </w:p>
    <w:p w14:paraId="2C06D1B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&lt;https://www.rfc-editor.org/info/rfc9499&gt;.</w:t>
      </w:r>
    </w:p>
    <w:p w14:paraId="1CA95D76" w14:textId="77777777" w:rsidR="00D95157" w:rsidRPr="001E05DF" w:rsidRDefault="00D95157" w:rsidP="00D95157">
      <w:pPr>
        <w:pStyle w:val="Textebrut"/>
        <w:rPr>
          <w:rFonts w:ascii="Courier New" w:hAnsi="Courier New" w:cs="Courier New"/>
          <w:lang w:val="en-US"/>
        </w:rPr>
      </w:pPr>
    </w:p>
    <w:p w14:paraId="28733FE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[RFC9715</w:t>
      </w:r>
      <w:proofErr w:type="gramStart"/>
      <w:r w:rsidRPr="001E05DF">
        <w:rPr>
          <w:rFonts w:ascii="Courier New" w:hAnsi="Courier New" w:cs="Courier New"/>
          <w:lang w:val="en-US"/>
        </w:rPr>
        <w:t>]  Fujiwara</w:t>
      </w:r>
      <w:proofErr w:type="gramEnd"/>
      <w:r w:rsidRPr="001E05DF">
        <w:rPr>
          <w:rFonts w:ascii="Courier New" w:hAnsi="Courier New" w:cs="Courier New"/>
          <w:lang w:val="en-US"/>
        </w:rPr>
        <w:t xml:space="preserve">, K. and P. </w:t>
      </w:r>
      <w:proofErr w:type="spellStart"/>
      <w:r w:rsidRPr="001E05DF">
        <w:rPr>
          <w:rFonts w:ascii="Courier New" w:hAnsi="Courier New" w:cs="Courier New"/>
          <w:lang w:val="en-US"/>
        </w:rPr>
        <w:t>Vixie</w:t>
      </w:r>
      <w:proofErr w:type="spellEnd"/>
      <w:r w:rsidRPr="001E05DF">
        <w:rPr>
          <w:rFonts w:ascii="Courier New" w:hAnsi="Courier New" w:cs="Courier New"/>
          <w:lang w:val="en-US"/>
        </w:rPr>
        <w:t>, "IP Fragmentation Avoidance in</w:t>
      </w:r>
    </w:p>
    <w:p w14:paraId="68663D3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DNS over UDP", RFC 9715, DOI 10.17487/RFC9715, January</w:t>
      </w:r>
    </w:p>
    <w:p w14:paraId="3546E30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2025, &lt;https://www.rfc-editor.org/info/rfc9715&gt;.</w:t>
      </w:r>
    </w:p>
    <w:p w14:paraId="7B7FABE0" w14:textId="77777777" w:rsidR="00D95157" w:rsidRPr="001E05DF" w:rsidRDefault="00D95157" w:rsidP="00D95157">
      <w:pPr>
        <w:pStyle w:val="Textebrut"/>
        <w:rPr>
          <w:rFonts w:ascii="Courier New" w:hAnsi="Courier New" w:cs="Courier New"/>
          <w:lang w:val="en-US"/>
        </w:rPr>
      </w:pPr>
    </w:p>
    <w:p w14:paraId="6BF19CA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[RFC9872</w:t>
      </w:r>
      <w:proofErr w:type="gramStart"/>
      <w:r w:rsidRPr="001E05DF">
        <w:rPr>
          <w:rFonts w:ascii="Courier New" w:hAnsi="Courier New" w:cs="Courier New"/>
          <w:lang w:val="en-US"/>
        </w:rPr>
        <w:t>]  Buraglio</w:t>
      </w:r>
      <w:proofErr w:type="gramEnd"/>
      <w:r w:rsidRPr="001E05DF">
        <w:rPr>
          <w:rFonts w:ascii="Courier New" w:hAnsi="Courier New" w:cs="Courier New"/>
          <w:lang w:val="en-US"/>
        </w:rPr>
        <w:t>, N., Jensen, T., and J. Linkova, "Recommendations</w:t>
      </w:r>
    </w:p>
    <w:p w14:paraId="2F1351EA"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for Discovering IPv6 Prefix Used for IPv6 Address</w:t>
      </w:r>
    </w:p>
    <w:p w14:paraId="133A4E1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Synthesis", RFC 9872, DOI 10.17487/RFC9872, September</w:t>
      </w:r>
    </w:p>
    <w:p w14:paraId="3ED3425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2025, &lt;https://www.rfc-editor.org/info/rfc9872&gt;.</w:t>
      </w:r>
    </w:p>
    <w:p w14:paraId="49A3F577" w14:textId="77777777" w:rsidR="00D95157" w:rsidRPr="001E05DF" w:rsidRDefault="00D95157" w:rsidP="00D95157">
      <w:pPr>
        <w:pStyle w:val="Textebrut"/>
        <w:rPr>
          <w:rFonts w:ascii="Courier New" w:hAnsi="Courier New" w:cs="Courier New"/>
          <w:lang w:val="en-US"/>
        </w:rPr>
      </w:pPr>
    </w:p>
    <w:p w14:paraId="320CC07B"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[RIPEV4]   RIPE NCC, "The RIPE NCC has run out of IPv4 Addresses",</w:t>
      </w:r>
    </w:p>
    <w:p w14:paraId="2E40F7E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November 2019, &lt;https://www.ripe.net/publications/news/</w:t>
      </w:r>
    </w:p>
    <w:p w14:paraId="0D72AB11"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about-ripe-</w:t>
      </w:r>
      <w:proofErr w:type="spellStart"/>
      <w:r w:rsidRPr="001E05DF">
        <w:rPr>
          <w:rFonts w:ascii="Courier New" w:hAnsi="Courier New" w:cs="Courier New"/>
          <w:lang w:val="en-US"/>
        </w:rPr>
        <w:t>ncc</w:t>
      </w:r>
      <w:proofErr w:type="spellEnd"/>
      <w:r w:rsidRPr="001E05DF">
        <w:rPr>
          <w:rFonts w:ascii="Courier New" w:hAnsi="Courier New" w:cs="Courier New"/>
          <w:lang w:val="en-US"/>
        </w:rPr>
        <w:t>-and-ripe/the-ripe-</w:t>
      </w:r>
      <w:proofErr w:type="spellStart"/>
      <w:r w:rsidRPr="001E05DF">
        <w:rPr>
          <w:rFonts w:ascii="Courier New" w:hAnsi="Courier New" w:cs="Courier New"/>
          <w:lang w:val="en-US"/>
        </w:rPr>
        <w:t>ncc</w:t>
      </w:r>
      <w:proofErr w:type="spellEnd"/>
      <w:r w:rsidRPr="001E05DF">
        <w:rPr>
          <w:rFonts w:ascii="Courier New" w:hAnsi="Courier New" w:cs="Courier New"/>
          <w:lang w:val="en-US"/>
        </w:rPr>
        <w:t>-has-run-out-of-</w:t>
      </w:r>
    </w:p>
    <w:p w14:paraId="0319585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ipv4-addresses&gt;.</w:t>
      </w:r>
    </w:p>
    <w:p w14:paraId="7E5F8933" w14:textId="77777777" w:rsidR="00D95157" w:rsidRPr="001E05DF" w:rsidRDefault="00D95157" w:rsidP="00D95157">
      <w:pPr>
        <w:pStyle w:val="Textebrut"/>
        <w:rPr>
          <w:rFonts w:ascii="Courier New" w:hAnsi="Courier New" w:cs="Courier New"/>
          <w:lang w:val="en-US"/>
        </w:rPr>
      </w:pPr>
    </w:p>
    <w:p w14:paraId="321F6A2F"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[V6DNSRDY-23]</w:t>
      </w:r>
    </w:p>
    <w:p w14:paraId="7A3952D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spellStart"/>
      <w:r w:rsidRPr="001E05DF">
        <w:rPr>
          <w:rFonts w:ascii="Courier New" w:hAnsi="Courier New" w:cs="Courier New"/>
          <w:lang w:val="en-US"/>
        </w:rPr>
        <w:t>Streibelt</w:t>
      </w:r>
      <w:proofErr w:type="spellEnd"/>
      <w:r w:rsidRPr="001E05DF">
        <w:rPr>
          <w:rFonts w:ascii="Courier New" w:hAnsi="Courier New" w:cs="Courier New"/>
          <w:lang w:val="en-US"/>
        </w:rPr>
        <w:t>, F., Sattler, P., Lichtblau, F., Hernandez-</w:t>
      </w:r>
    </w:p>
    <w:p w14:paraId="042B9358"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t>
      </w:r>
      <w:proofErr w:type="spellStart"/>
      <w:r w:rsidRPr="001E05DF">
        <w:rPr>
          <w:rFonts w:ascii="Courier New" w:hAnsi="Courier New" w:cs="Courier New"/>
          <w:lang w:val="en-US"/>
        </w:rPr>
        <w:t>Gañán</w:t>
      </w:r>
      <w:proofErr w:type="spellEnd"/>
      <w:r w:rsidRPr="001E05DF">
        <w:rPr>
          <w:rFonts w:ascii="Courier New" w:hAnsi="Courier New" w:cs="Courier New"/>
          <w:lang w:val="en-US"/>
        </w:rPr>
        <w:t>, C., Gasser, O., and T. Fiebig, "How Ready is DNS</w:t>
      </w:r>
    </w:p>
    <w:p w14:paraId="16C0420E"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for an IPv6-Only World?", March 2023,</w:t>
      </w:r>
    </w:p>
    <w:p w14:paraId="68B2D791" w14:textId="77777777" w:rsidR="00D95157" w:rsidRPr="00D95157" w:rsidRDefault="00D95157" w:rsidP="00D95157">
      <w:pPr>
        <w:pStyle w:val="Textebrut"/>
        <w:rPr>
          <w:rFonts w:ascii="Courier New" w:hAnsi="Courier New" w:cs="Courier New"/>
        </w:rPr>
      </w:pPr>
      <w:r w:rsidRPr="001E05DF">
        <w:rPr>
          <w:rFonts w:ascii="Courier New" w:hAnsi="Courier New" w:cs="Courier New"/>
          <w:lang w:val="en-US"/>
        </w:rPr>
        <w:t xml:space="preserve">              </w:t>
      </w:r>
      <w:r w:rsidRPr="00D95157">
        <w:rPr>
          <w:rFonts w:ascii="Courier New" w:hAnsi="Courier New" w:cs="Courier New"/>
        </w:rPr>
        <w:t>&lt;</w:t>
      </w:r>
      <w:proofErr w:type="gramStart"/>
      <w:r w:rsidRPr="00D95157">
        <w:rPr>
          <w:rFonts w:ascii="Courier New" w:hAnsi="Courier New" w:cs="Courier New"/>
        </w:rPr>
        <w:t>https://link.springer.com/</w:t>
      </w:r>
      <w:proofErr w:type="gramEnd"/>
    </w:p>
    <w:p w14:paraId="3004D6A1" w14:textId="77777777" w:rsidR="00D95157" w:rsidRPr="00D95157" w:rsidRDefault="00D95157" w:rsidP="00D95157">
      <w:pPr>
        <w:pStyle w:val="Textebrut"/>
        <w:rPr>
          <w:rFonts w:ascii="Courier New" w:hAnsi="Courier New" w:cs="Courier New"/>
        </w:rPr>
      </w:pPr>
      <w:r w:rsidRPr="00D95157">
        <w:rPr>
          <w:rFonts w:ascii="Courier New" w:hAnsi="Courier New" w:cs="Courier New"/>
        </w:rPr>
        <w:t xml:space="preserve">              </w:t>
      </w:r>
      <w:proofErr w:type="spellStart"/>
      <w:proofErr w:type="gramStart"/>
      <w:r w:rsidRPr="00D95157">
        <w:rPr>
          <w:rFonts w:ascii="Courier New" w:hAnsi="Courier New" w:cs="Courier New"/>
        </w:rPr>
        <w:t>chapter</w:t>
      </w:r>
      <w:proofErr w:type="spellEnd"/>
      <w:proofErr w:type="gramEnd"/>
      <w:r w:rsidRPr="00D95157">
        <w:rPr>
          <w:rFonts w:ascii="Courier New" w:hAnsi="Courier New" w:cs="Courier New"/>
        </w:rPr>
        <w:t>/10.1007/978-3-031-28486-1_22&gt;.</w:t>
      </w:r>
    </w:p>
    <w:p w14:paraId="44AAA91E" w14:textId="77777777" w:rsidR="00D95157" w:rsidRPr="00D95157" w:rsidRDefault="00D95157" w:rsidP="00D95157">
      <w:pPr>
        <w:pStyle w:val="Textebrut"/>
        <w:rPr>
          <w:rFonts w:ascii="Courier New" w:hAnsi="Courier New" w:cs="Courier New"/>
        </w:rPr>
      </w:pPr>
    </w:p>
    <w:p w14:paraId="6226BA7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Authors' Addresses</w:t>
      </w:r>
    </w:p>
    <w:p w14:paraId="02CB5307" w14:textId="77777777" w:rsidR="00D95157" w:rsidRPr="001E05DF" w:rsidRDefault="00D95157" w:rsidP="00D95157">
      <w:pPr>
        <w:pStyle w:val="Textebrut"/>
        <w:rPr>
          <w:rFonts w:ascii="Courier New" w:hAnsi="Courier New" w:cs="Courier New"/>
          <w:lang w:val="en-US"/>
        </w:rPr>
      </w:pPr>
    </w:p>
    <w:p w14:paraId="4D3CDC14"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Momoka Yamamoto</w:t>
      </w:r>
    </w:p>
    <w:p w14:paraId="32D3CF6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WIDE Project</w:t>
      </w:r>
    </w:p>
    <w:p w14:paraId="02C753C5"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Email: momoka.my6@gmail.com</w:t>
      </w:r>
    </w:p>
    <w:p w14:paraId="33E56164" w14:textId="77777777" w:rsidR="00D95157" w:rsidRPr="001E05DF" w:rsidRDefault="00D95157" w:rsidP="00D95157">
      <w:pPr>
        <w:pStyle w:val="Textebrut"/>
        <w:rPr>
          <w:rFonts w:ascii="Courier New" w:hAnsi="Courier New" w:cs="Courier New"/>
          <w:lang w:val="en-US"/>
        </w:rPr>
      </w:pPr>
    </w:p>
    <w:p w14:paraId="01D61559" w14:textId="77777777" w:rsidR="00D95157" w:rsidRPr="001E05DF" w:rsidRDefault="00D95157" w:rsidP="00D95157">
      <w:pPr>
        <w:pStyle w:val="Textebrut"/>
        <w:rPr>
          <w:rFonts w:ascii="Courier New" w:hAnsi="Courier New" w:cs="Courier New"/>
          <w:lang w:val="en-US"/>
        </w:rPr>
      </w:pPr>
    </w:p>
    <w:p w14:paraId="0CFD9D8D"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Tobias Fiebig</w:t>
      </w:r>
    </w:p>
    <w:p w14:paraId="7891CFC3"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Max-Planck-</w:t>
      </w:r>
      <w:proofErr w:type="spellStart"/>
      <w:r w:rsidRPr="001E05DF">
        <w:rPr>
          <w:rFonts w:ascii="Courier New" w:hAnsi="Courier New" w:cs="Courier New"/>
          <w:lang w:val="en-US"/>
        </w:rPr>
        <w:t>Institut</w:t>
      </w:r>
      <w:proofErr w:type="spellEnd"/>
      <w:r w:rsidRPr="001E05DF">
        <w:rPr>
          <w:rFonts w:ascii="Courier New" w:hAnsi="Courier New" w:cs="Courier New"/>
          <w:lang w:val="en-US"/>
        </w:rPr>
        <w:t xml:space="preserve"> </w:t>
      </w:r>
      <w:proofErr w:type="spellStart"/>
      <w:r w:rsidRPr="001E05DF">
        <w:rPr>
          <w:rFonts w:ascii="Courier New" w:hAnsi="Courier New" w:cs="Courier New"/>
          <w:lang w:val="en-US"/>
        </w:rPr>
        <w:t>fuer</w:t>
      </w:r>
      <w:proofErr w:type="spellEnd"/>
      <w:r w:rsidRPr="001E05DF">
        <w:rPr>
          <w:rFonts w:ascii="Courier New" w:hAnsi="Courier New" w:cs="Courier New"/>
          <w:lang w:val="en-US"/>
        </w:rPr>
        <w:t xml:space="preserve"> Informatik</w:t>
      </w:r>
    </w:p>
    <w:p w14:paraId="0CDC5CC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Campus E14</w:t>
      </w:r>
    </w:p>
    <w:p w14:paraId="7CDEF21C"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66123 </w:t>
      </w:r>
      <w:proofErr w:type="spellStart"/>
      <w:r w:rsidRPr="001E05DF">
        <w:rPr>
          <w:rFonts w:ascii="Courier New" w:hAnsi="Courier New" w:cs="Courier New"/>
          <w:lang w:val="en-US"/>
        </w:rPr>
        <w:t>Saarbruecken</w:t>
      </w:r>
      <w:proofErr w:type="spellEnd"/>
    </w:p>
    <w:p w14:paraId="0FFB1D80" w14:textId="77777777" w:rsidR="00D95157" w:rsidRPr="001E05DF" w:rsidRDefault="00D95157" w:rsidP="00D95157">
      <w:pPr>
        <w:pStyle w:val="Textebrut"/>
        <w:rPr>
          <w:rFonts w:ascii="Courier New" w:hAnsi="Courier New" w:cs="Courier New"/>
          <w:lang w:val="en-US"/>
        </w:rPr>
      </w:pPr>
      <w:r w:rsidRPr="001E05DF">
        <w:rPr>
          <w:rFonts w:ascii="Courier New" w:hAnsi="Courier New" w:cs="Courier New"/>
          <w:lang w:val="en-US"/>
        </w:rPr>
        <w:t xml:space="preserve">   Germany</w:t>
      </w:r>
    </w:p>
    <w:p w14:paraId="2FA77EC2" w14:textId="77777777" w:rsidR="00D95157" w:rsidRPr="00D95157" w:rsidRDefault="00D95157" w:rsidP="00D95157">
      <w:pPr>
        <w:pStyle w:val="Textebrut"/>
        <w:rPr>
          <w:rFonts w:ascii="Courier New" w:hAnsi="Courier New" w:cs="Courier New"/>
        </w:rPr>
      </w:pPr>
      <w:r w:rsidRPr="001E05DF">
        <w:rPr>
          <w:rFonts w:ascii="Courier New" w:hAnsi="Courier New" w:cs="Courier New"/>
          <w:lang w:val="en-US"/>
        </w:rPr>
        <w:t xml:space="preserve">   </w:t>
      </w:r>
      <w:proofErr w:type="gramStart"/>
      <w:r w:rsidRPr="00D95157">
        <w:rPr>
          <w:rFonts w:ascii="Courier New" w:hAnsi="Courier New" w:cs="Courier New"/>
        </w:rPr>
        <w:t>Phone:</w:t>
      </w:r>
      <w:proofErr w:type="gramEnd"/>
      <w:r w:rsidRPr="00D95157">
        <w:rPr>
          <w:rFonts w:ascii="Courier New" w:hAnsi="Courier New" w:cs="Courier New"/>
        </w:rPr>
        <w:t xml:space="preserve"> +49 681 9325 3527</w:t>
      </w:r>
    </w:p>
    <w:p w14:paraId="47B6A85A" w14:textId="77777777" w:rsidR="00D95157" w:rsidRPr="00D95157" w:rsidRDefault="00D95157" w:rsidP="00D95157">
      <w:pPr>
        <w:pStyle w:val="Textebrut"/>
        <w:rPr>
          <w:rFonts w:ascii="Courier New" w:hAnsi="Courier New" w:cs="Courier New"/>
        </w:rPr>
      </w:pPr>
      <w:r w:rsidRPr="00D95157">
        <w:rPr>
          <w:rFonts w:ascii="Courier New" w:hAnsi="Courier New" w:cs="Courier New"/>
        </w:rPr>
        <w:t xml:space="preserve">   </w:t>
      </w:r>
      <w:proofErr w:type="gramStart"/>
      <w:r w:rsidRPr="00D95157">
        <w:rPr>
          <w:rFonts w:ascii="Courier New" w:hAnsi="Courier New" w:cs="Courier New"/>
        </w:rPr>
        <w:t>Email:</w:t>
      </w:r>
      <w:proofErr w:type="gramEnd"/>
      <w:r w:rsidRPr="00D95157">
        <w:rPr>
          <w:rFonts w:ascii="Courier New" w:hAnsi="Courier New" w:cs="Courier New"/>
        </w:rPr>
        <w:t xml:space="preserve"> tfiebig@mpi-inf.mpg.de</w:t>
      </w:r>
    </w:p>
    <w:p w14:paraId="4565504C" w14:textId="77777777" w:rsidR="00D95157" w:rsidRPr="00D95157" w:rsidRDefault="00D95157" w:rsidP="00D95157">
      <w:pPr>
        <w:pStyle w:val="Textebrut"/>
        <w:rPr>
          <w:rFonts w:ascii="Courier New" w:hAnsi="Courier New" w:cs="Courier New"/>
        </w:rPr>
      </w:pPr>
    </w:p>
    <w:p w14:paraId="5AC65803" w14:textId="77777777" w:rsidR="00D95157" w:rsidRPr="00D95157" w:rsidRDefault="00D95157" w:rsidP="00D95157">
      <w:pPr>
        <w:pStyle w:val="Textebrut"/>
        <w:rPr>
          <w:rFonts w:ascii="Courier New" w:hAnsi="Courier New" w:cs="Courier New"/>
        </w:rPr>
      </w:pPr>
    </w:p>
    <w:p w14:paraId="062B5438" w14:textId="77777777" w:rsidR="00D95157" w:rsidRPr="00D95157" w:rsidRDefault="00D95157" w:rsidP="00D95157">
      <w:pPr>
        <w:pStyle w:val="Textebrut"/>
        <w:rPr>
          <w:rFonts w:ascii="Courier New" w:hAnsi="Courier New" w:cs="Courier New"/>
        </w:rPr>
      </w:pPr>
    </w:p>
    <w:p w14:paraId="474A95C0" w14:textId="77777777" w:rsidR="00D95157" w:rsidRPr="00D95157" w:rsidRDefault="00D95157" w:rsidP="00D95157">
      <w:pPr>
        <w:pStyle w:val="Textebrut"/>
        <w:rPr>
          <w:rFonts w:ascii="Courier New" w:hAnsi="Courier New" w:cs="Courier New"/>
        </w:rPr>
      </w:pPr>
    </w:p>
    <w:p w14:paraId="135FC370" w14:textId="77777777" w:rsidR="00D95157" w:rsidRPr="00D95157" w:rsidRDefault="00D95157" w:rsidP="00D95157">
      <w:pPr>
        <w:pStyle w:val="Textebrut"/>
        <w:rPr>
          <w:rFonts w:ascii="Courier New" w:hAnsi="Courier New" w:cs="Courier New"/>
        </w:rPr>
      </w:pPr>
    </w:p>
    <w:sectPr w:rsidR="00D95157" w:rsidRPr="00D95157" w:rsidSect="00D95157">
      <w:pgSz w:w="11906" w:h="16838"/>
      <w:pgMar w:top="1417" w:right="1335" w:bottom="1417" w:left="13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UCADAIR Mohamed INNOV/NET" w:date="2025-12-04T21:08:00Z" w:initials="MB">
    <w:p w14:paraId="4B10E206" w14:textId="77777777" w:rsidR="00E3056B" w:rsidRDefault="00E3056B" w:rsidP="00E3056B">
      <w:pPr>
        <w:pStyle w:val="Commentaire"/>
      </w:pPr>
      <w:r>
        <w:rPr>
          <w:rStyle w:val="Marquedecommentaire"/>
        </w:rPr>
        <w:annotationRef/>
      </w:r>
      <w:r>
        <w:t>Add an appendix that lists the changes vs. 3901</w:t>
      </w:r>
    </w:p>
  </w:comment>
  <w:comment w:id="3" w:author="BOUCADAIR Mohamed INNOV/NET" w:date="2025-12-08T14:24:00Z" w:initials="MB">
    <w:p w14:paraId="657B8A98" w14:textId="77777777" w:rsidR="008F7F20" w:rsidRDefault="008F7F20" w:rsidP="008F7F20">
      <w:pPr>
        <w:pStyle w:val="Commentaire"/>
      </w:pPr>
      <w:r>
        <w:rPr>
          <w:rStyle w:val="Marquedecommentaire"/>
        </w:rPr>
        <w:annotationRef/>
      </w:r>
      <w:r>
        <w:t>To make use of terminology defined in RFC6052</w:t>
      </w:r>
    </w:p>
  </w:comment>
  <w:comment w:id="10" w:author="BOUCADAIR Mohamed INNOV/NET" w:date="2025-12-08T14:34:00Z" w:initials="MB">
    <w:p w14:paraId="7666783D" w14:textId="77777777" w:rsidR="00630132" w:rsidRDefault="00630132" w:rsidP="00630132">
      <w:pPr>
        <w:pStyle w:val="Commentaire"/>
      </w:pPr>
      <w:r>
        <w:rPr>
          <w:rStyle w:val="Marquedecommentaire"/>
        </w:rPr>
        <w:annotationRef/>
      </w:r>
      <w:r>
        <w:t>Won’t age well.</w:t>
      </w:r>
    </w:p>
  </w:comment>
  <w:comment w:id="15" w:author="BOUCADAIR Mohamed INNOV/NET" w:date="2025-12-08T14:34:00Z" w:initials="MB">
    <w:p w14:paraId="2235D420" w14:textId="5778E0BC" w:rsidR="00630132" w:rsidRDefault="00630132" w:rsidP="00630132">
      <w:pPr>
        <w:pStyle w:val="Commentaire"/>
      </w:pPr>
      <w:r>
        <w:rPr>
          <w:rStyle w:val="Marquedecommentaire"/>
        </w:rPr>
        <w:annotationRef/>
      </w:r>
      <w:r>
        <w:t>The document uses «version» or «address family» in some places. Please pick one and use it consistently in the document.</w:t>
      </w:r>
    </w:p>
    <w:p w14:paraId="0617A426" w14:textId="77777777" w:rsidR="00630132" w:rsidRDefault="00630132" w:rsidP="00630132">
      <w:pPr>
        <w:pStyle w:val="Commentaire"/>
      </w:pPr>
    </w:p>
    <w:p w14:paraId="795D6B03" w14:textId="77777777" w:rsidR="00630132" w:rsidRDefault="00630132" w:rsidP="00630132">
      <w:pPr>
        <w:pStyle w:val="Commentaire"/>
      </w:pPr>
      <w:r>
        <w:t>I personnally prefer address family.</w:t>
      </w:r>
    </w:p>
  </w:comment>
  <w:comment w:id="17" w:author="BOUCADAIR Mohamed INNOV/NET" w:date="2025-12-08T14:34:00Z" w:initials="MB">
    <w:p w14:paraId="7A95910A" w14:textId="77777777" w:rsidR="00630132" w:rsidRDefault="00630132" w:rsidP="00630132">
      <w:pPr>
        <w:pStyle w:val="Commentaire"/>
      </w:pPr>
      <w:r>
        <w:rPr>
          <w:rStyle w:val="Marquedecommentaire"/>
        </w:rPr>
        <w:annotationRef/>
      </w:r>
      <w:r>
        <w:t>We need to provide examples. Please adjust as appropriate.</w:t>
      </w:r>
    </w:p>
  </w:comment>
  <w:comment w:id="20" w:author="BOUCADAIR Mohamed INNOV/NET" w:date="2025-12-08T14:32:00Z" w:initials="MB">
    <w:p w14:paraId="6C11AD81" w14:textId="484B4D29" w:rsidR="00630132" w:rsidRDefault="00630132" w:rsidP="00630132">
      <w:pPr>
        <w:pStyle w:val="Commentaire"/>
      </w:pPr>
      <w:r>
        <w:rPr>
          <w:rStyle w:val="Marquedecommentaire"/>
        </w:rPr>
        <w:annotationRef/>
      </w:r>
      <w:r>
        <w:t>It actually expands it :-)</w:t>
      </w:r>
    </w:p>
  </w:comment>
  <w:comment w:id="24" w:author="BOUCADAIR Mohamed INNOV/NET" w:date="2025-12-08T14:32:00Z" w:initials="MB">
    <w:p w14:paraId="78FAAD04" w14:textId="64E425B7" w:rsidR="00630132" w:rsidRDefault="00630132" w:rsidP="00630132">
      <w:pPr>
        <w:pStyle w:val="Commentaire"/>
      </w:pPr>
      <w:r>
        <w:rPr>
          <w:rStyle w:val="Marquedecommentaire"/>
        </w:rPr>
        <w:annotationRef/>
      </w:r>
      <w:r>
        <w:t xml:space="preserve">Please cite as a reference. </w:t>
      </w:r>
    </w:p>
    <w:p w14:paraId="43CC6FE2" w14:textId="77777777" w:rsidR="00630132" w:rsidRDefault="00630132" w:rsidP="00630132">
      <w:pPr>
        <w:pStyle w:val="Commentaire"/>
      </w:pPr>
    </w:p>
    <w:p w14:paraId="49449BE7" w14:textId="77777777" w:rsidR="00630132" w:rsidRDefault="00630132" w:rsidP="00630132">
      <w:pPr>
        <w:pStyle w:val="Commentaire"/>
      </w:pPr>
      <w:r>
        <w:t>The same comment applies to similar uses in the doc.</w:t>
      </w:r>
    </w:p>
  </w:comment>
  <w:comment w:id="28" w:author="BOUCADAIR Mohamed INNOV/NET" w:date="2025-12-08T14:35:00Z" w:initials="MB">
    <w:p w14:paraId="732EBE8C" w14:textId="77777777" w:rsidR="00630132" w:rsidRDefault="00630132" w:rsidP="00630132">
      <w:pPr>
        <w:pStyle w:val="Commentaire"/>
      </w:pPr>
      <w:r>
        <w:rPr>
          <w:rStyle w:val="Marquedecommentaire"/>
        </w:rPr>
        <w:annotationRef/>
      </w:r>
      <w:r>
        <w:t>Redundant with «Guideliens..» for some items.</w:t>
      </w:r>
    </w:p>
  </w:comment>
  <w:comment w:id="32" w:author="BOUCADAIR Mohamed INNOV/NET" w:date="2025-12-08T14:36:00Z" w:initials="MB">
    <w:p w14:paraId="52675C9A" w14:textId="77777777" w:rsidR="00630132" w:rsidRDefault="00630132" w:rsidP="00630132">
      <w:pPr>
        <w:pStyle w:val="Commentaire"/>
      </w:pPr>
      <w:r>
        <w:rPr>
          <w:rStyle w:val="Marquedecommentaire"/>
        </w:rPr>
        <w:annotationRef/>
      </w:r>
      <w:r>
        <w:t xml:space="preserve">Dual-stack is also a transition mechanism! </w:t>
      </w:r>
    </w:p>
  </w:comment>
  <w:comment w:id="42" w:author="BOUCADAIR Mohamed INNOV/NET" w:date="2025-12-08T14:40:00Z" w:initials="MB">
    <w:p w14:paraId="10D4ACD2" w14:textId="77777777" w:rsidR="00630132" w:rsidRDefault="00630132" w:rsidP="00630132">
      <w:pPr>
        <w:pStyle w:val="Commentaire"/>
      </w:pPr>
      <w:r>
        <w:rPr>
          <w:rStyle w:val="Marquedecommentaire"/>
        </w:rPr>
        <w:annotationRef/>
      </w:r>
      <w:r>
        <w:t>Forwarding is too generic here.</w:t>
      </w:r>
    </w:p>
  </w:comment>
  <w:comment w:id="44" w:author="BOUCADAIR Mohamed INNOV/NET" w:date="2025-12-08T14:44:00Z" w:initials="MB">
    <w:p w14:paraId="355F595E" w14:textId="77777777" w:rsidR="008A472E" w:rsidRDefault="008A472E" w:rsidP="008A472E">
      <w:pPr>
        <w:pStyle w:val="Commentaire"/>
      </w:pPr>
      <w:r>
        <w:rPr>
          <w:rStyle w:val="Marquedecommentaire"/>
        </w:rPr>
        <w:annotationRef/>
      </w:r>
      <w:r>
        <w:t>Not proposing any change, but wanted to highlight that RFC9499 says the following and invite the authors to check that the use in the document is compliant with that note:</w:t>
      </w:r>
    </w:p>
    <w:p w14:paraId="25F42B97" w14:textId="77777777" w:rsidR="008A472E" w:rsidRDefault="008A472E" w:rsidP="008A472E">
      <w:pPr>
        <w:pStyle w:val="Commentaire"/>
      </w:pPr>
    </w:p>
    <w:p w14:paraId="195E6AAF" w14:textId="77777777" w:rsidR="008A472E" w:rsidRDefault="008A472E" w:rsidP="008A472E">
      <w:pPr>
        <w:pStyle w:val="Commentaire"/>
      </w:pPr>
      <w:r>
        <w:t>«It is important to note that the terms "DNS server" and "name server" require context in order to understand the services being provided. Both authoritative servers and recursive resolvers are often called "DNS servers" and "name servers" even though they serve different roles (but may be part of the same software package).»</w:t>
      </w:r>
    </w:p>
  </w:comment>
  <w:comment w:id="45" w:author="BOUCADAIR Mohamed INNOV/NET" w:date="2025-12-08T14:44:00Z" w:initials="MB">
    <w:p w14:paraId="01F4C413" w14:textId="77777777" w:rsidR="008A472E" w:rsidRDefault="008A472E" w:rsidP="008A472E">
      <w:pPr>
        <w:pStyle w:val="Commentaire"/>
      </w:pPr>
      <w:r>
        <w:rPr>
          <w:rStyle w:val="Marquedecommentaire"/>
        </w:rPr>
        <w:annotationRef/>
      </w:r>
      <w:r>
        <w:t>Redundant with «both».</w:t>
      </w:r>
    </w:p>
  </w:comment>
  <w:comment w:id="53" w:author="BOUCADAIR Mohamed INNOV/NET" w:date="2025-12-08T14:48:00Z" w:initials="MB">
    <w:p w14:paraId="4EB428D8" w14:textId="77777777" w:rsidR="00004DB1" w:rsidRDefault="00004DB1" w:rsidP="00004DB1">
      <w:pPr>
        <w:pStyle w:val="Commentaire"/>
      </w:pPr>
      <w:r>
        <w:rPr>
          <w:rStyle w:val="Marquedecommentaire"/>
        </w:rPr>
        <w:annotationRef/>
      </w:r>
      <w:r>
        <w:t>Why is this worst case?</w:t>
      </w:r>
    </w:p>
  </w:comment>
  <w:comment w:id="86" w:author="BOUCADAIR Mohamed INNOV/NET" w:date="2025-12-08T14:59:00Z" w:initials="MB">
    <w:p w14:paraId="2208B3A6" w14:textId="77777777" w:rsidR="00901CBE" w:rsidRDefault="00901CBE" w:rsidP="00901CBE">
      <w:pPr>
        <w:pStyle w:val="Commentaire"/>
      </w:pPr>
      <w:r>
        <w:rPr>
          <w:rStyle w:val="Marquedecommentaire"/>
        </w:rPr>
        <w:annotationRef/>
      </w:r>
      <w:r>
        <w:t>Expand at first use</w:t>
      </w:r>
    </w:p>
  </w:comment>
  <w:comment w:id="90" w:author="BOUCADAIR Mohamed INNOV/NET" w:date="2025-12-08T15:00:00Z" w:initials="MB">
    <w:p w14:paraId="7A64FC24" w14:textId="77777777" w:rsidR="00901CBE" w:rsidRDefault="00901CBE" w:rsidP="00901CBE">
      <w:pPr>
        <w:pStyle w:val="Commentaire"/>
      </w:pPr>
      <w:r>
        <w:rPr>
          <w:rStyle w:val="Marquedecommentaire"/>
        </w:rPr>
        <w:annotationRef/>
      </w:r>
      <w:r>
        <w:t>Tagger as non inclusive language.</w:t>
      </w:r>
    </w:p>
  </w:comment>
  <w:comment w:id="109" w:author="BOUCADAIR Mohamed INNOV/NET" w:date="2025-12-08T15:07:00Z" w:initials="MB">
    <w:p w14:paraId="558F1700" w14:textId="77777777" w:rsidR="008C538B" w:rsidRDefault="008C538B" w:rsidP="008C538B">
      <w:pPr>
        <w:pStyle w:val="Commentaire"/>
      </w:pPr>
      <w:r>
        <w:rPr>
          <w:rStyle w:val="Marquedecommentaire"/>
        </w:rPr>
        <w:annotationRef/>
      </w:r>
      <w:r>
        <w:t>This is what a CGN does. Can we be explicit about the issue here?</w:t>
      </w:r>
    </w:p>
  </w:comment>
  <w:comment w:id="113" w:author="BOUCADAIR Mohamed INNOV/NET" w:date="2025-12-08T15:09:00Z" w:initials="MB">
    <w:p w14:paraId="73D7D04B" w14:textId="77777777" w:rsidR="008C538B" w:rsidRDefault="008C538B" w:rsidP="008C538B">
      <w:pPr>
        <w:pStyle w:val="Commentaire"/>
      </w:pPr>
      <w:r>
        <w:rPr>
          <w:rStyle w:val="Marquedecommentaire"/>
        </w:rPr>
        <w:annotationRef/>
      </w:r>
      <w:r>
        <w:t>I don’t parse the use here. RF8781 is not a «transition» technology as NAT64.</w:t>
      </w:r>
    </w:p>
  </w:comment>
  <w:comment w:id="114" w:author="BOUCADAIR Mohamed INNOV/NET" w:date="2025-12-08T15:27:00Z" w:initials="MB">
    <w:p w14:paraId="28363C01" w14:textId="77777777" w:rsidR="00950E8C" w:rsidRDefault="00950E8C" w:rsidP="00950E8C">
      <w:pPr>
        <w:pStyle w:val="Commentaire"/>
      </w:pPr>
      <w:r>
        <w:rPr>
          <w:rStyle w:val="Marquedecommentaire"/>
        </w:rPr>
        <w:annotationRef/>
      </w:r>
      <w:r>
        <w:t>I don’t parse this</w:t>
      </w:r>
    </w:p>
  </w:comment>
  <w:comment w:id="115" w:author="BOUCADAIR Mohamed INNOV/NET" w:date="2025-12-08T15:10:00Z" w:initials="MB">
    <w:p w14:paraId="57B95699" w14:textId="4AF14C89" w:rsidR="008C538B" w:rsidRDefault="008C538B" w:rsidP="008C538B">
      <w:pPr>
        <w:pStyle w:val="Commentaire"/>
      </w:pPr>
      <w:r>
        <w:rPr>
          <w:rStyle w:val="Marquedecommentaire"/>
        </w:rPr>
        <w:annotationRef/>
      </w:r>
      <w:r>
        <w:t>This is an example. Right. Please say so.</w:t>
      </w:r>
    </w:p>
  </w:comment>
  <w:comment w:id="171" w:author="BOUCADAIR Mohamed INNOV/NET" w:date="2025-12-08T15:21:00Z" w:initials="MB">
    <w:p w14:paraId="45734BAE" w14:textId="77777777" w:rsidR="00950E8C" w:rsidRDefault="00950E8C" w:rsidP="00950E8C">
      <w:pPr>
        <w:pStyle w:val="Commentaire"/>
      </w:pPr>
      <w:r>
        <w:rPr>
          <w:rStyle w:val="Marquedecommentaire"/>
        </w:rPr>
        <w:annotationRef/>
      </w:r>
      <w:r>
        <w:t>As this is an example.</w:t>
      </w:r>
    </w:p>
  </w:comment>
  <w:comment w:id="177" w:author="BOUCADAIR Mohamed INNOV/NET" w:date="2025-12-08T15:22:00Z" w:initials="MB">
    <w:p w14:paraId="09C8F8E1" w14:textId="77777777" w:rsidR="00950E8C" w:rsidRDefault="00950E8C" w:rsidP="00950E8C">
      <w:pPr>
        <w:pStyle w:val="Commentaire"/>
      </w:pPr>
      <w:r>
        <w:rPr>
          <w:rStyle w:val="Marquedecommentaire"/>
        </w:rPr>
        <w:annotationRef/>
      </w:r>
      <w:r>
        <w:t>Add a pointer to the section</w:t>
      </w:r>
    </w:p>
  </w:comment>
  <w:comment w:id="178" w:author="BOUCADAIR Mohamed INNOV/NET" w:date="2025-12-08T15:34:00Z" w:initials="MB">
    <w:p w14:paraId="3A98D5EE" w14:textId="77777777" w:rsidR="00FA2A98" w:rsidRDefault="00FA2A98" w:rsidP="00FA2A98">
      <w:pPr>
        <w:pStyle w:val="Commentaire"/>
      </w:pPr>
      <w:r>
        <w:rPr>
          <w:rStyle w:val="Marquedecommentaire"/>
        </w:rPr>
        <w:annotationRef/>
      </w:r>
      <w:r>
        <w:t xml:space="preserve">Why this one is listed here? </w:t>
      </w:r>
    </w:p>
    <w:p w14:paraId="1453ED05" w14:textId="77777777" w:rsidR="00FA2A98" w:rsidRDefault="00FA2A98" w:rsidP="00FA2A98">
      <w:pPr>
        <w:pStyle w:val="Commentaire"/>
      </w:pPr>
    </w:p>
    <w:p w14:paraId="16844EF4" w14:textId="77777777" w:rsidR="00FA2A98" w:rsidRDefault="00FA2A98" w:rsidP="00FA2A98">
      <w:pPr>
        <w:pStyle w:val="Commentaire"/>
      </w:pPr>
      <w:r>
        <w:t>The correct RFC is RFC2131</w:t>
      </w:r>
    </w:p>
  </w:comment>
  <w:comment w:id="179" w:author="BOUCADAIR Mohamed INNOV/NET" w:date="2025-12-08T15:25:00Z" w:initials="MB">
    <w:p w14:paraId="06E98FA2" w14:textId="2FC50A12" w:rsidR="00950E8C" w:rsidRDefault="00950E8C" w:rsidP="00950E8C">
      <w:pPr>
        <w:pStyle w:val="Commentaire"/>
      </w:pPr>
      <w:r>
        <w:rPr>
          <w:rStyle w:val="Marquedecommentaire"/>
        </w:rPr>
        <w:annotationRef/>
      </w:r>
      <w:r>
        <w:t xml:space="preserve">I don’t parse this. </w:t>
      </w:r>
    </w:p>
    <w:p w14:paraId="4937DDE4" w14:textId="77777777" w:rsidR="00950E8C" w:rsidRDefault="00950E8C" w:rsidP="00950E8C">
      <w:pPr>
        <w:pStyle w:val="Commentaire"/>
      </w:pPr>
    </w:p>
    <w:p w14:paraId="61B38554" w14:textId="77777777" w:rsidR="00950E8C" w:rsidRDefault="00950E8C" w:rsidP="00950E8C">
      <w:pPr>
        <w:pStyle w:val="Commentaire"/>
      </w:pPr>
      <w:r>
        <w:t>I guess you meant Neighbor Discovery (ND)</w:t>
      </w:r>
    </w:p>
  </w:comment>
  <w:comment w:id="183" w:author="BOUCADAIR Mohamed INNOV/NET" w:date="2025-12-08T15:28:00Z" w:initials="MB">
    <w:p w14:paraId="1CEDA5F6" w14:textId="77777777" w:rsidR="00950E8C" w:rsidRDefault="00950E8C" w:rsidP="00950E8C">
      <w:pPr>
        <w:pStyle w:val="Commentaire"/>
      </w:pPr>
      <w:r>
        <w:rPr>
          <w:rStyle w:val="Marquedecommentaire"/>
        </w:rPr>
        <w:annotationRef/>
      </w:r>
      <w:r>
        <w:t>Network operators?</w:t>
      </w:r>
    </w:p>
  </w:comment>
  <w:comment w:id="184" w:author="BOUCADAIR Mohamed INNOV/NET" w:date="2025-12-08T15:29:00Z" w:initials="MB">
    <w:p w14:paraId="706F4A0A" w14:textId="77777777" w:rsidR="00950E8C" w:rsidRDefault="00950E8C" w:rsidP="00950E8C">
      <w:pPr>
        <w:pStyle w:val="Commentaire"/>
      </w:pPr>
      <w:r>
        <w:rPr>
          <w:rStyle w:val="Marquedecommentaire"/>
        </w:rPr>
        <w:annotationRef/>
      </w:r>
      <w:r>
        <w:t>Can we provide a pointer?</w:t>
      </w:r>
    </w:p>
  </w:comment>
  <w:comment w:id="185" w:author="BOUCADAIR Mohamed INNOV/NET" w:date="2025-12-08T15:33:00Z" w:initials="MB">
    <w:p w14:paraId="454CE730" w14:textId="77777777" w:rsidR="00FA2A98" w:rsidRDefault="00FA2A98" w:rsidP="00FA2A98">
      <w:pPr>
        <w:pStyle w:val="Commentaire"/>
      </w:pPr>
      <w:r>
        <w:rPr>
          <w:rStyle w:val="Marquedecommentaire"/>
        </w:rPr>
        <w:annotationRef/>
      </w:r>
      <w:r>
        <w:t>I would also import the Ack from the obsoleted RFC + ACK the initial authors of that RFC as well</w:t>
      </w:r>
    </w:p>
  </w:comment>
  <w:comment w:id="186" w:author="BOUCADAIR Mohamed INNOV/NET" w:date="2025-12-08T15:41:00Z" w:initials="MB">
    <w:p w14:paraId="58202F8C" w14:textId="77777777" w:rsidR="00FA2A98" w:rsidRDefault="00FA2A98" w:rsidP="00FA2A98">
      <w:pPr>
        <w:pStyle w:val="Commentaire"/>
      </w:pPr>
      <w:r>
        <w:rPr>
          <w:rStyle w:val="Marquedecommentaire"/>
        </w:rPr>
        <w:annotationRef/>
      </w:r>
      <w:r>
        <w:t>Please move to info as this was obsoleted by RFC8200</w:t>
      </w:r>
    </w:p>
  </w:comment>
  <w:comment w:id="187" w:author="BOUCADAIR Mohamed INNOV/NET" w:date="2025-12-08T15:40:00Z" w:initials="MB">
    <w:p w14:paraId="46616873" w14:textId="1D13F45D" w:rsidR="00FA2A98" w:rsidRDefault="00FA2A98" w:rsidP="00FA2A98">
      <w:pPr>
        <w:pStyle w:val="Commentaire"/>
      </w:pPr>
      <w:r>
        <w:rPr>
          <w:rStyle w:val="Marquedecommentaire"/>
        </w:rPr>
        <w:annotationRef/>
      </w:r>
      <w:r>
        <w:t>This is not normative.</w:t>
      </w:r>
    </w:p>
    <w:p w14:paraId="21F0D48D" w14:textId="77777777" w:rsidR="00FA2A98" w:rsidRDefault="00FA2A98" w:rsidP="00FA2A98">
      <w:pPr>
        <w:pStyle w:val="Commentaire"/>
      </w:pPr>
    </w:p>
    <w:p w14:paraId="6D7B2E4A" w14:textId="77777777" w:rsidR="00FA2A98" w:rsidRDefault="00FA2A98" w:rsidP="00FA2A98">
      <w:pPr>
        <w:pStyle w:val="Commentaire"/>
      </w:pPr>
      <w:r>
        <w:t>I’m not sure this one is needed at the first place.</w:t>
      </w:r>
    </w:p>
  </w:comment>
  <w:comment w:id="188" w:author="BOUCADAIR Mohamed INNOV/NET" w:date="2025-12-08T15:39:00Z" w:initials="MB">
    <w:p w14:paraId="63495A6A" w14:textId="1F2A2729" w:rsidR="00FA2A98" w:rsidRDefault="00FA2A98" w:rsidP="00FA2A98">
      <w:pPr>
        <w:pStyle w:val="Commentaire"/>
      </w:pPr>
      <w:r>
        <w:rPr>
          <w:rStyle w:val="Marquedecommentaire"/>
        </w:rPr>
        <w:annotationRef/>
      </w:r>
      <w:r>
        <w:t>This will be obsoleted. Please move to informative list</w:t>
      </w:r>
    </w:p>
  </w:comment>
  <w:comment w:id="189" w:author="BOUCADAIR Mohamed INNOV/NET" w:date="2025-12-08T15:39:00Z" w:initials="MB">
    <w:p w14:paraId="43D34983" w14:textId="4B678FF4" w:rsidR="00FA2A98" w:rsidRDefault="00FA2A98" w:rsidP="00FA2A98">
      <w:pPr>
        <w:pStyle w:val="Commentaire"/>
      </w:pPr>
      <w:r>
        <w:rPr>
          <w:rStyle w:val="Marquedecommentaire"/>
        </w:rPr>
        <w:annotationRef/>
      </w:r>
      <w:r>
        <w:t>Not normative</w:t>
      </w:r>
    </w:p>
  </w:comment>
  <w:comment w:id="190" w:author="BOUCADAIR Mohamed INNOV/NET" w:date="2025-12-08T15:38:00Z" w:initials="MB">
    <w:p w14:paraId="68CCEBB4" w14:textId="240287E3" w:rsidR="00FA2A98" w:rsidRDefault="00FA2A98" w:rsidP="00FA2A98">
      <w:pPr>
        <w:pStyle w:val="Commentaire"/>
      </w:pPr>
      <w:r>
        <w:rPr>
          <w:rStyle w:val="Marquedecommentaire"/>
        </w:rPr>
        <w:annotationRef/>
      </w:r>
      <w:r>
        <w:t>Not normative</w:t>
      </w:r>
    </w:p>
  </w:comment>
  <w:comment w:id="191" w:author="BOUCADAIR Mohamed INNOV/NET" w:date="2025-12-08T15:38:00Z" w:initials="MB">
    <w:p w14:paraId="738B5695" w14:textId="3460C0D2" w:rsidR="00FA2A98" w:rsidRDefault="00FA2A98" w:rsidP="00FA2A98">
      <w:pPr>
        <w:pStyle w:val="Commentaire"/>
      </w:pPr>
      <w:r>
        <w:rPr>
          <w:rStyle w:val="Marquedecommentaire"/>
        </w:rPr>
        <w:annotationRef/>
      </w:r>
      <w:r>
        <w:t>Not normative</w:t>
      </w:r>
    </w:p>
  </w:comment>
  <w:comment w:id="192" w:author="BOUCADAIR Mohamed INNOV/NET" w:date="2025-12-04T21:04:00Z" w:initials="MB">
    <w:p w14:paraId="61BBE901" w14:textId="5828CA22" w:rsidR="003839C4" w:rsidRDefault="003839C4" w:rsidP="003839C4">
      <w:pPr>
        <w:pStyle w:val="Commentaire"/>
      </w:pPr>
      <w:r>
        <w:rPr>
          <w:rStyle w:val="Marquedecommentaire"/>
        </w:rPr>
        <w:annotationRef/>
      </w:r>
      <w:r>
        <w:t>This is not normative</w:t>
      </w:r>
    </w:p>
  </w:comment>
  <w:comment w:id="193" w:author="BOUCADAIR Mohamed INNOV/NET" w:date="2025-12-04T21:06:00Z" w:initials="MB">
    <w:p w14:paraId="00E6A9A1" w14:textId="77777777" w:rsidR="003839C4" w:rsidRDefault="003839C4" w:rsidP="003839C4">
      <w:pPr>
        <w:pStyle w:val="Commentaire"/>
      </w:pPr>
      <w:r>
        <w:rPr>
          <w:rStyle w:val="Marquedecommentaire"/>
        </w:rPr>
        <w:annotationRef/>
      </w:r>
      <w:r>
        <w:t>Not normative</w:t>
      </w:r>
    </w:p>
  </w:comment>
  <w:comment w:id="194" w:author="BOUCADAIR Mohamed INNOV/NET" w:date="2025-12-04T21:06:00Z" w:initials="MB">
    <w:p w14:paraId="2C0625EF" w14:textId="77777777" w:rsidR="003839C4" w:rsidRDefault="003839C4" w:rsidP="003839C4">
      <w:pPr>
        <w:pStyle w:val="Commentaire"/>
      </w:pPr>
      <w:r>
        <w:rPr>
          <w:rStyle w:val="Marquedecommentaire"/>
        </w:rPr>
        <w:annotationRef/>
      </w:r>
      <w:r>
        <w:t>Not normative</w:t>
      </w:r>
    </w:p>
  </w:comment>
  <w:comment w:id="195" w:author="BOUCADAIR Mohamed INNOV/NET" w:date="2025-12-04T21:05:00Z" w:initials="MB">
    <w:p w14:paraId="02EA0E42" w14:textId="77777777" w:rsidR="003839C4" w:rsidRDefault="003839C4" w:rsidP="003839C4">
      <w:pPr>
        <w:pStyle w:val="Commentaire"/>
      </w:pPr>
      <w:r>
        <w:rPr>
          <w:rStyle w:val="Marquedecommentaire"/>
        </w:rPr>
        <w:annotationRef/>
      </w:r>
      <w:r>
        <w:t>This is not normative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10E206" w15:done="0"/>
  <w15:commentEx w15:paraId="657B8A98" w15:done="0"/>
  <w15:commentEx w15:paraId="7666783D" w15:done="0"/>
  <w15:commentEx w15:paraId="795D6B03" w15:done="0"/>
  <w15:commentEx w15:paraId="7A95910A" w15:done="0"/>
  <w15:commentEx w15:paraId="6C11AD81" w15:done="0"/>
  <w15:commentEx w15:paraId="49449BE7" w15:done="0"/>
  <w15:commentEx w15:paraId="732EBE8C" w15:done="0"/>
  <w15:commentEx w15:paraId="52675C9A" w15:done="0"/>
  <w15:commentEx w15:paraId="10D4ACD2" w15:done="0"/>
  <w15:commentEx w15:paraId="195E6AAF" w15:done="0"/>
  <w15:commentEx w15:paraId="01F4C413" w15:done="0"/>
  <w15:commentEx w15:paraId="4EB428D8" w15:done="0"/>
  <w15:commentEx w15:paraId="2208B3A6" w15:done="0"/>
  <w15:commentEx w15:paraId="7A64FC24" w15:done="0"/>
  <w15:commentEx w15:paraId="558F1700" w15:done="0"/>
  <w15:commentEx w15:paraId="73D7D04B" w15:done="0"/>
  <w15:commentEx w15:paraId="28363C01" w15:done="0"/>
  <w15:commentEx w15:paraId="57B95699" w15:done="0"/>
  <w15:commentEx w15:paraId="45734BAE" w15:done="0"/>
  <w15:commentEx w15:paraId="09C8F8E1" w15:done="0"/>
  <w15:commentEx w15:paraId="16844EF4" w15:done="0"/>
  <w15:commentEx w15:paraId="61B38554" w15:done="0"/>
  <w15:commentEx w15:paraId="1CEDA5F6" w15:done="0"/>
  <w15:commentEx w15:paraId="706F4A0A" w15:done="0"/>
  <w15:commentEx w15:paraId="454CE730" w15:done="0"/>
  <w15:commentEx w15:paraId="58202F8C" w15:done="0"/>
  <w15:commentEx w15:paraId="6D7B2E4A" w15:done="0"/>
  <w15:commentEx w15:paraId="63495A6A" w15:done="0"/>
  <w15:commentEx w15:paraId="43D34983" w15:done="0"/>
  <w15:commentEx w15:paraId="68CCEBB4" w15:done="0"/>
  <w15:commentEx w15:paraId="738B5695" w15:done="0"/>
  <w15:commentEx w15:paraId="61BBE901" w15:done="0"/>
  <w15:commentEx w15:paraId="00E6A9A1" w15:done="0"/>
  <w15:commentEx w15:paraId="2C0625EF" w15:done="0"/>
  <w15:commentEx w15:paraId="02EA0E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633C9" w16cex:dateUtc="2025-12-08T13:24:00Z"/>
  <w16cex:commentExtensible w16cex:durableId="2808D35B" w16cex:dateUtc="2025-12-08T13:34:00Z"/>
  <w16cex:commentExtensible w16cex:durableId="7CE419C1" w16cex:dateUtc="2025-12-08T13:34:00Z"/>
  <w16cex:commentExtensible w16cex:durableId="7C22265A" w16cex:dateUtc="2025-12-08T13:34:00Z"/>
  <w16cex:commentExtensible w16cex:durableId="476C3AB8" w16cex:dateUtc="2025-12-08T13:32:00Z"/>
  <w16cex:commentExtensible w16cex:durableId="2DA25385" w16cex:dateUtc="2025-12-08T13:32:00Z"/>
  <w16cex:commentExtensible w16cex:durableId="5939E7DF" w16cex:dateUtc="2025-12-08T13:35:00Z"/>
  <w16cex:commentExtensible w16cex:durableId="7A5253F5" w16cex:dateUtc="2025-12-08T13:36:00Z"/>
  <w16cex:commentExtensible w16cex:durableId="26733F5A" w16cex:dateUtc="2025-12-08T13:40:00Z"/>
  <w16cex:commentExtensible w16cex:durableId="0B066A8F" w16cex:dateUtc="2025-12-08T13:44:00Z"/>
  <w16cex:commentExtensible w16cex:durableId="76DA0697" w16cex:dateUtc="2025-12-08T13:44:00Z"/>
  <w16cex:commentExtensible w16cex:durableId="51251870" w16cex:dateUtc="2025-12-08T13:48:00Z"/>
  <w16cex:commentExtensible w16cex:durableId="082E8BE3" w16cex:dateUtc="2025-12-08T13:59:00Z"/>
  <w16cex:commentExtensible w16cex:durableId="1FD125A0" w16cex:dateUtc="2025-12-08T14:00:00Z"/>
  <w16cex:commentExtensible w16cex:durableId="2B7B70CD" w16cex:dateUtc="2025-12-08T14:07:00Z"/>
  <w16cex:commentExtensible w16cex:durableId="2EAEFE82" w16cex:dateUtc="2025-12-08T14:09:00Z"/>
  <w16cex:commentExtensible w16cex:durableId="54B3BE6D" w16cex:dateUtc="2025-12-08T14:27:00Z"/>
  <w16cex:commentExtensible w16cex:durableId="1CC071D2" w16cex:dateUtc="2025-12-08T14:10:00Z"/>
  <w16cex:commentExtensible w16cex:durableId="4684189A" w16cex:dateUtc="2025-12-08T14:21:00Z"/>
  <w16cex:commentExtensible w16cex:durableId="0AEE192B" w16cex:dateUtc="2025-12-08T14:22:00Z"/>
  <w16cex:commentExtensible w16cex:durableId="1CF0C9CC" w16cex:dateUtc="2025-12-08T14:34:00Z"/>
  <w16cex:commentExtensible w16cex:durableId="25A6E803" w16cex:dateUtc="2025-12-08T14:25:00Z"/>
  <w16cex:commentExtensible w16cex:durableId="23EAE577" w16cex:dateUtc="2025-12-08T14:28:00Z"/>
  <w16cex:commentExtensible w16cex:durableId="520AD722" w16cex:dateUtc="2025-12-08T14:29:00Z"/>
  <w16cex:commentExtensible w16cex:durableId="067CFDD7" w16cex:dateUtc="2025-12-08T14:33:00Z"/>
  <w16cex:commentExtensible w16cex:durableId="4EDBDB01" w16cex:dateUtc="2025-12-08T14:41:00Z"/>
  <w16cex:commentExtensible w16cex:durableId="44114A77" w16cex:dateUtc="2025-12-08T14:40:00Z"/>
  <w16cex:commentExtensible w16cex:durableId="46155D2B" w16cex:dateUtc="2025-12-08T14:39:00Z"/>
  <w16cex:commentExtensible w16cex:durableId="6C4DEA8B" w16cex:dateUtc="2025-12-08T14:39:00Z"/>
  <w16cex:commentExtensible w16cex:durableId="1D73F179" w16cex:dateUtc="2025-12-08T14:38:00Z"/>
  <w16cex:commentExtensible w16cex:durableId="4016408C" w16cex:dateUtc="2025-12-08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10E206" w16cid:durableId="58550BCE"/>
  <w16cid:commentId w16cid:paraId="657B8A98" w16cid:durableId="6C4633C9"/>
  <w16cid:commentId w16cid:paraId="7666783D" w16cid:durableId="2808D35B"/>
  <w16cid:commentId w16cid:paraId="795D6B03" w16cid:durableId="7CE419C1"/>
  <w16cid:commentId w16cid:paraId="7A95910A" w16cid:durableId="7C22265A"/>
  <w16cid:commentId w16cid:paraId="6C11AD81" w16cid:durableId="476C3AB8"/>
  <w16cid:commentId w16cid:paraId="49449BE7" w16cid:durableId="2DA25385"/>
  <w16cid:commentId w16cid:paraId="732EBE8C" w16cid:durableId="5939E7DF"/>
  <w16cid:commentId w16cid:paraId="52675C9A" w16cid:durableId="7A5253F5"/>
  <w16cid:commentId w16cid:paraId="10D4ACD2" w16cid:durableId="26733F5A"/>
  <w16cid:commentId w16cid:paraId="195E6AAF" w16cid:durableId="0B066A8F"/>
  <w16cid:commentId w16cid:paraId="01F4C413" w16cid:durableId="76DA0697"/>
  <w16cid:commentId w16cid:paraId="4EB428D8" w16cid:durableId="51251870"/>
  <w16cid:commentId w16cid:paraId="2208B3A6" w16cid:durableId="082E8BE3"/>
  <w16cid:commentId w16cid:paraId="7A64FC24" w16cid:durableId="1FD125A0"/>
  <w16cid:commentId w16cid:paraId="558F1700" w16cid:durableId="2B7B70CD"/>
  <w16cid:commentId w16cid:paraId="73D7D04B" w16cid:durableId="2EAEFE82"/>
  <w16cid:commentId w16cid:paraId="28363C01" w16cid:durableId="54B3BE6D"/>
  <w16cid:commentId w16cid:paraId="57B95699" w16cid:durableId="1CC071D2"/>
  <w16cid:commentId w16cid:paraId="45734BAE" w16cid:durableId="4684189A"/>
  <w16cid:commentId w16cid:paraId="09C8F8E1" w16cid:durableId="0AEE192B"/>
  <w16cid:commentId w16cid:paraId="16844EF4" w16cid:durableId="1CF0C9CC"/>
  <w16cid:commentId w16cid:paraId="61B38554" w16cid:durableId="25A6E803"/>
  <w16cid:commentId w16cid:paraId="1CEDA5F6" w16cid:durableId="23EAE577"/>
  <w16cid:commentId w16cid:paraId="706F4A0A" w16cid:durableId="520AD722"/>
  <w16cid:commentId w16cid:paraId="454CE730" w16cid:durableId="067CFDD7"/>
  <w16cid:commentId w16cid:paraId="58202F8C" w16cid:durableId="4EDBDB01"/>
  <w16cid:commentId w16cid:paraId="6D7B2E4A" w16cid:durableId="44114A77"/>
  <w16cid:commentId w16cid:paraId="63495A6A" w16cid:durableId="46155D2B"/>
  <w16cid:commentId w16cid:paraId="43D34983" w16cid:durableId="6C4DEA8B"/>
  <w16cid:commentId w16cid:paraId="68CCEBB4" w16cid:durableId="1D73F179"/>
  <w16cid:commentId w16cid:paraId="738B5695" w16cid:durableId="4016408C"/>
  <w16cid:commentId w16cid:paraId="61BBE901" w16cid:durableId="56D25A2B"/>
  <w16cid:commentId w16cid:paraId="00E6A9A1" w16cid:durableId="241C3495"/>
  <w16cid:commentId w16cid:paraId="2C0625EF" w16cid:durableId="6F564522"/>
  <w16cid:commentId w16cid:paraId="02EA0E42" w16cid:durableId="4F3702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UCADAIR Mohamed INNOV/NET">
    <w15:presenceInfo w15:providerId="AD" w15:userId="S::mohamed.boucadair@orange.com::2acbca90-6db1-4111-98c4-832797dda7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3AD2"/>
    <w:rsid w:val="00004DB1"/>
    <w:rsid w:val="00033AFF"/>
    <w:rsid w:val="000A1EF7"/>
    <w:rsid w:val="001011DF"/>
    <w:rsid w:val="001455AF"/>
    <w:rsid w:val="001848ED"/>
    <w:rsid w:val="001E05DF"/>
    <w:rsid w:val="00262BA4"/>
    <w:rsid w:val="002F3FA7"/>
    <w:rsid w:val="003434B0"/>
    <w:rsid w:val="00382077"/>
    <w:rsid w:val="003839C4"/>
    <w:rsid w:val="003C76DF"/>
    <w:rsid w:val="003D51C5"/>
    <w:rsid w:val="004424BA"/>
    <w:rsid w:val="004C096F"/>
    <w:rsid w:val="004C0D2E"/>
    <w:rsid w:val="00582ECE"/>
    <w:rsid w:val="005F099C"/>
    <w:rsid w:val="00630132"/>
    <w:rsid w:val="00671762"/>
    <w:rsid w:val="00693653"/>
    <w:rsid w:val="006D2900"/>
    <w:rsid w:val="006E67EF"/>
    <w:rsid w:val="0074481C"/>
    <w:rsid w:val="00797261"/>
    <w:rsid w:val="00800AEB"/>
    <w:rsid w:val="008261F6"/>
    <w:rsid w:val="00867B90"/>
    <w:rsid w:val="008A472E"/>
    <w:rsid w:val="008C0027"/>
    <w:rsid w:val="008C538B"/>
    <w:rsid w:val="008F7F20"/>
    <w:rsid w:val="00901CBE"/>
    <w:rsid w:val="00950E8C"/>
    <w:rsid w:val="00964F8D"/>
    <w:rsid w:val="009A7766"/>
    <w:rsid w:val="00A62305"/>
    <w:rsid w:val="00A73953"/>
    <w:rsid w:val="00A778FD"/>
    <w:rsid w:val="00A96920"/>
    <w:rsid w:val="00AE5E0A"/>
    <w:rsid w:val="00B076EA"/>
    <w:rsid w:val="00B56097"/>
    <w:rsid w:val="00C40B55"/>
    <w:rsid w:val="00C41C05"/>
    <w:rsid w:val="00C41C17"/>
    <w:rsid w:val="00C73C79"/>
    <w:rsid w:val="00C77BD6"/>
    <w:rsid w:val="00C91218"/>
    <w:rsid w:val="00D83F5B"/>
    <w:rsid w:val="00D95157"/>
    <w:rsid w:val="00E3056B"/>
    <w:rsid w:val="00E3127A"/>
    <w:rsid w:val="00E94B6D"/>
    <w:rsid w:val="00EF1613"/>
    <w:rsid w:val="00F860BF"/>
    <w:rsid w:val="00FA2A98"/>
    <w:rsid w:val="00FB3A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812D2ED"/>
  <w15:chartTrackingRefBased/>
  <w15:docId w15:val="{1819C29E-028B-4D08-A8B7-2161BF4A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850C9F"/>
    <w:pPr>
      <w:spacing w:after="0" w:line="240" w:lineRule="auto"/>
    </w:pPr>
    <w:rPr>
      <w:rFonts w:ascii="Consolas" w:hAnsi="Consolas"/>
      <w:sz w:val="21"/>
      <w:szCs w:val="21"/>
    </w:rPr>
  </w:style>
  <w:style w:type="character" w:customStyle="1" w:styleId="TextebrutCar">
    <w:name w:val="Texte brut Car"/>
    <w:link w:val="Textebrut"/>
    <w:uiPriority w:val="99"/>
    <w:rsid w:val="00850C9F"/>
    <w:rPr>
      <w:rFonts w:ascii="Consolas" w:hAnsi="Consolas"/>
      <w:sz w:val="21"/>
      <w:szCs w:val="21"/>
    </w:rPr>
  </w:style>
  <w:style w:type="paragraph" w:styleId="Rvision">
    <w:name w:val="Revision"/>
    <w:hidden/>
    <w:uiPriority w:val="99"/>
    <w:semiHidden/>
    <w:rsid w:val="00AE5E0A"/>
    <w:rPr>
      <w:kern w:val="2"/>
      <w:sz w:val="22"/>
      <w:szCs w:val="22"/>
      <w:lang w:eastAsia="en-US"/>
    </w:rPr>
  </w:style>
  <w:style w:type="character" w:styleId="Marquedecommentaire">
    <w:name w:val="annotation reference"/>
    <w:uiPriority w:val="99"/>
    <w:semiHidden/>
    <w:unhideWhenUsed/>
    <w:rsid w:val="003839C4"/>
    <w:rPr>
      <w:sz w:val="16"/>
      <w:szCs w:val="16"/>
    </w:rPr>
  </w:style>
  <w:style w:type="paragraph" w:styleId="Commentaire">
    <w:name w:val="annotation text"/>
    <w:basedOn w:val="Normal"/>
    <w:link w:val="CommentaireCar"/>
    <w:uiPriority w:val="99"/>
    <w:unhideWhenUsed/>
    <w:rsid w:val="003839C4"/>
    <w:rPr>
      <w:sz w:val="20"/>
      <w:szCs w:val="20"/>
    </w:rPr>
  </w:style>
  <w:style w:type="character" w:customStyle="1" w:styleId="CommentaireCar">
    <w:name w:val="Commentaire Car"/>
    <w:link w:val="Commentaire"/>
    <w:uiPriority w:val="99"/>
    <w:rsid w:val="003839C4"/>
    <w:rPr>
      <w:kern w:val="2"/>
      <w:lang w:eastAsia="en-US"/>
    </w:rPr>
  </w:style>
  <w:style w:type="paragraph" w:styleId="Objetducommentaire">
    <w:name w:val="annotation subject"/>
    <w:basedOn w:val="Commentaire"/>
    <w:next w:val="Commentaire"/>
    <w:link w:val="ObjetducommentaireCar"/>
    <w:uiPriority w:val="99"/>
    <w:semiHidden/>
    <w:unhideWhenUsed/>
    <w:rsid w:val="003839C4"/>
    <w:rPr>
      <w:b/>
      <w:bCs/>
    </w:rPr>
  </w:style>
  <w:style w:type="character" w:customStyle="1" w:styleId="ObjetducommentaireCar">
    <w:name w:val="Objet du commentaire Car"/>
    <w:link w:val="Objetducommentaire"/>
    <w:uiPriority w:val="99"/>
    <w:semiHidden/>
    <w:rsid w:val="003839C4"/>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4477">
      <w:bodyDiv w:val="1"/>
      <w:marLeft w:val="0"/>
      <w:marRight w:val="0"/>
      <w:marTop w:val="0"/>
      <w:marBottom w:val="0"/>
      <w:divBdr>
        <w:top w:val="none" w:sz="0" w:space="0" w:color="auto"/>
        <w:left w:val="none" w:sz="0" w:space="0" w:color="auto"/>
        <w:bottom w:val="none" w:sz="0" w:space="0" w:color="auto"/>
        <w:right w:val="none" w:sz="0" w:space="0" w:color="auto"/>
      </w:divBdr>
    </w:div>
    <w:div w:id="66528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5328</Words>
  <Characters>29309</Characters>
  <Application>Microsoft Office Word</Application>
  <DocSecurity>0</DocSecurity>
  <Lines>244</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BOUCADAIR Mohamed INNOV/NET</dc:creator>
  <cp:keywords/>
  <dc:description/>
  <cp:lastModifiedBy>BOUCADAIR Mohamed INNOV/NET</cp:lastModifiedBy>
  <cp:revision>2</cp:revision>
  <dcterms:created xsi:type="dcterms:W3CDTF">2025-12-08T14:43:00Z</dcterms:created>
  <dcterms:modified xsi:type="dcterms:W3CDTF">2025-12-08T14:43:00Z</dcterms:modified>
</cp:coreProperties>
</file>